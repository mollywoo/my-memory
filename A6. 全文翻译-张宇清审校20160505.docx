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633EA" w14:textId="77777777" w:rsidR="0067239B" w:rsidRDefault="00367850">
      <w:pPr>
        <w:jc w:val="left"/>
        <w:rPr>
          <w:b/>
          <w:sz w:val="28"/>
        </w:rPr>
      </w:pPr>
      <w:r>
        <w:rPr>
          <w:rFonts w:hint="eastAsia"/>
          <w:b/>
          <w:sz w:val="28"/>
        </w:rPr>
        <w:t>综述</w:t>
      </w:r>
    </w:p>
    <w:p w14:paraId="11B27167" w14:textId="77777777" w:rsidR="0067239B" w:rsidRDefault="00367850">
      <w:pPr>
        <w:jc w:val="center"/>
        <w:rPr>
          <w:b/>
        </w:rPr>
      </w:pPr>
      <w:r>
        <w:rPr>
          <w:rFonts w:hint="eastAsia"/>
          <w:b/>
          <w:sz w:val="28"/>
        </w:rPr>
        <w:t>降压对高血压患者终点发生率的影响：</w:t>
      </w:r>
      <w:r>
        <w:rPr>
          <w:rFonts w:hint="eastAsia"/>
          <w:b/>
          <w:sz w:val="28"/>
        </w:rPr>
        <w:t>7.</w:t>
      </w:r>
      <w:r>
        <w:rPr>
          <w:rFonts w:hint="eastAsia"/>
          <w:b/>
          <w:sz w:val="28"/>
        </w:rPr>
        <w:t>强化与非强化降低血压的疗效比较和所达到</w:t>
      </w:r>
      <w:r>
        <w:rPr>
          <w:b/>
          <w:sz w:val="28"/>
        </w:rPr>
        <w:t>的不同</w:t>
      </w:r>
      <w:r>
        <w:rPr>
          <w:rFonts w:hint="eastAsia"/>
          <w:b/>
          <w:sz w:val="28"/>
        </w:rPr>
        <w:t>血压水平——综述和随机试验荟萃分析更新</w:t>
      </w:r>
    </w:p>
    <w:p w14:paraId="05B52449" w14:textId="77777777" w:rsidR="0067239B" w:rsidRDefault="00367850">
      <w:pPr>
        <w:autoSpaceDE w:val="0"/>
        <w:autoSpaceDN w:val="0"/>
        <w:adjustRightInd w:val="0"/>
        <w:jc w:val="center"/>
        <w:rPr>
          <w:rFonts w:eastAsia="AdvT108"/>
          <w:b/>
          <w:color w:val="000000"/>
          <w:sz w:val="28"/>
          <w:szCs w:val="28"/>
        </w:rPr>
      </w:pPr>
      <w:r>
        <w:rPr>
          <w:rFonts w:eastAsia="AdvT108"/>
          <w:b/>
          <w:color w:val="000000"/>
          <w:sz w:val="28"/>
          <w:szCs w:val="28"/>
        </w:rPr>
        <w:t>Effects of blood pressure lowering on outcome incidence in hypertension:7. Effects of more vs. less intensive blood pressure lowering and different achieved blood pressure levels ——updated overview and meta-analyses of randomized trials</w:t>
      </w:r>
    </w:p>
    <w:p w14:paraId="113DA9E9" w14:textId="77777777" w:rsidR="0067239B" w:rsidRDefault="00367850">
      <w:pPr>
        <w:jc w:val="center"/>
        <w:rPr>
          <w:b/>
          <w:sz w:val="28"/>
          <w:szCs w:val="28"/>
        </w:rPr>
      </w:pPr>
      <w:r>
        <w:rPr>
          <w:rFonts w:eastAsia="AdvT108"/>
          <w:color w:val="333333"/>
          <w:sz w:val="28"/>
          <w:szCs w:val="28"/>
        </w:rPr>
        <w:t xml:space="preserve">Costas </w:t>
      </w:r>
      <w:proofErr w:type="spellStart"/>
      <w:r>
        <w:rPr>
          <w:rFonts w:eastAsia="AdvT108"/>
          <w:color w:val="333333"/>
          <w:sz w:val="28"/>
          <w:szCs w:val="28"/>
        </w:rPr>
        <w:t>Thomopoulos</w:t>
      </w:r>
      <w:r w:rsidRPr="00463346">
        <w:rPr>
          <w:rFonts w:eastAsia="AdvT108"/>
          <w:color w:val="333333"/>
          <w:sz w:val="28"/>
          <w:szCs w:val="28"/>
          <w:vertAlign w:val="superscript"/>
        </w:rPr>
        <w:t>a</w:t>
      </w:r>
      <w:proofErr w:type="spellEnd"/>
      <w:r>
        <w:rPr>
          <w:rFonts w:eastAsia="AdvT108"/>
          <w:color w:val="333333"/>
          <w:sz w:val="28"/>
          <w:szCs w:val="28"/>
        </w:rPr>
        <w:t xml:space="preserve">, Gianfranco </w:t>
      </w:r>
      <w:proofErr w:type="spellStart"/>
      <w:proofErr w:type="gramStart"/>
      <w:r>
        <w:rPr>
          <w:rFonts w:eastAsia="AdvT108"/>
          <w:color w:val="333333"/>
          <w:sz w:val="28"/>
          <w:szCs w:val="28"/>
        </w:rPr>
        <w:t>Parati</w:t>
      </w:r>
      <w:r w:rsidRPr="00463346">
        <w:rPr>
          <w:rFonts w:eastAsia="AdvT108"/>
          <w:color w:val="333333"/>
          <w:sz w:val="28"/>
          <w:szCs w:val="28"/>
          <w:vertAlign w:val="superscript"/>
        </w:rPr>
        <w:t>b,c</w:t>
      </w:r>
      <w:proofErr w:type="spellEnd"/>
      <w:proofErr w:type="gramEnd"/>
      <w:r>
        <w:rPr>
          <w:rFonts w:eastAsia="AdvT108"/>
          <w:color w:val="333333"/>
          <w:sz w:val="28"/>
          <w:szCs w:val="28"/>
        </w:rPr>
        <w:t xml:space="preserve">, and Alberto </w:t>
      </w:r>
      <w:proofErr w:type="spellStart"/>
      <w:r>
        <w:rPr>
          <w:rFonts w:eastAsia="AdvT108"/>
          <w:color w:val="333333"/>
          <w:sz w:val="28"/>
          <w:szCs w:val="28"/>
        </w:rPr>
        <w:t>Zanchetti</w:t>
      </w:r>
      <w:r w:rsidRPr="00463346">
        <w:rPr>
          <w:rFonts w:eastAsia="AdvT108"/>
          <w:color w:val="333333"/>
          <w:sz w:val="28"/>
          <w:szCs w:val="28"/>
          <w:vertAlign w:val="superscript"/>
        </w:rPr>
        <w:t>d,e</w:t>
      </w:r>
      <w:proofErr w:type="spellEnd"/>
    </w:p>
    <w:p w14:paraId="05AC1BA0" w14:textId="77777777" w:rsidR="0067239B" w:rsidRDefault="00367850">
      <w:pPr>
        <w:spacing w:line="360" w:lineRule="auto"/>
        <w:jc w:val="center"/>
        <w:rPr>
          <w:sz w:val="24"/>
          <w:szCs w:val="24"/>
        </w:rPr>
      </w:pPr>
      <w:r>
        <w:rPr>
          <w:rFonts w:hint="eastAsia"/>
          <w:sz w:val="24"/>
          <w:szCs w:val="24"/>
        </w:rPr>
        <w:t>中国医学</w:t>
      </w:r>
      <w:r>
        <w:rPr>
          <w:sz w:val="24"/>
          <w:szCs w:val="24"/>
        </w:rPr>
        <w:t>科学院阜外</w:t>
      </w:r>
      <w:r>
        <w:rPr>
          <w:rFonts w:hint="eastAsia"/>
          <w:sz w:val="24"/>
          <w:szCs w:val="24"/>
        </w:rPr>
        <w:t>医院</w:t>
      </w:r>
      <w:r>
        <w:rPr>
          <w:rFonts w:hint="eastAsia"/>
          <w:sz w:val="24"/>
          <w:szCs w:val="24"/>
        </w:rPr>
        <w:t xml:space="preserve">  </w:t>
      </w:r>
      <w:r>
        <w:rPr>
          <w:rFonts w:hint="eastAsia"/>
          <w:sz w:val="24"/>
          <w:szCs w:val="24"/>
        </w:rPr>
        <w:t>张宇清</w:t>
      </w:r>
      <w:r>
        <w:rPr>
          <w:rFonts w:hint="eastAsia"/>
          <w:sz w:val="24"/>
          <w:szCs w:val="24"/>
        </w:rPr>
        <w:t xml:space="preserve"> </w:t>
      </w:r>
      <w:r>
        <w:rPr>
          <w:sz w:val="24"/>
          <w:szCs w:val="24"/>
        </w:rPr>
        <w:t>审校</w:t>
      </w:r>
    </w:p>
    <w:p w14:paraId="36AC83A5" w14:textId="77777777" w:rsidR="0067239B" w:rsidRDefault="0067239B">
      <w:pPr>
        <w:spacing w:line="360" w:lineRule="auto"/>
        <w:rPr>
          <w:b/>
          <w:sz w:val="24"/>
          <w:szCs w:val="24"/>
        </w:rPr>
      </w:pPr>
    </w:p>
    <w:p w14:paraId="13432577" w14:textId="77777777" w:rsidR="0067239B" w:rsidRDefault="00367850">
      <w:pPr>
        <w:spacing w:line="360" w:lineRule="auto"/>
        <w:rPr>
          <w:sz w:val="24"/>
          <w:szCs w:val="24"/>
        </w:rPr>
      </w:pPr>
      <w:r>
        <w:rPr>
          <w:rFonts w:hint="eastAsia"/>
          <w:b/>
          <w:sz w:val="24"/>
          <w:szCs w:val="24"/>
        </w:rPr>
        <w:t>背景和目的：</w:t>
      </w:r>
      <w:r w:rsidR="003E0B12">
        <w:rPr>
          <w:rFonts w:hint="eastAsia"/>
          <w:sz w:val="24"/>
          <w:szCs w:val="24"/>
        </w:rPr>
        <w:t>本研究组</w:t>
      </w:r>
      <w:r>
        <w:rPr>
          <w:rFonts w:hint="eastAsia"/>
          <w:sz w:val="24"/>
          <w:szCs w:val="24"/>
        </w:rPr>
        <w:t>既往进行的荟萃分析</w:t>
      </w:r>
      <w:r w:rsidR="00FF1A44">
        <w:rPr>
          <w:rFonts w:hint="eastAsia"/>
          <w:sz w:val="24"/>
          <w:szCs w:val="24"/>
        </w:rPr>
        <w:t>比较</w:t>
      </w:r>
      <w:r>
        <w:rPr>
          <w:rFonts w:hint="eastAsia"/>
          <w:sz w:val="24"/>
          <w:szCs w:val="24"/>
        </w:rPr>
        <w:t>了强化相比非强化降压治疗对心血管系统的影响，以及通过这两种治疗达到的血压水平。除了大型的</w:t>
      </w:r>
      <w:r>
        <w:rPr>
          <w:sz w:val="24"/>
          <w:szCs w:val="24"/>
        </w:rPr>
        <w:t>SPRINT</w:t>
      </w:r>
      <w:r>
        <w:rPr>
          <w:rFonts w:hint="eastAsia"/>
          <w:sz w:val="24"/>
          <w:szCs w:val="24"/>
        </w:rPr>
        <w:t>研究以外，最近完成的其他试验较少。我们对既往的荟萃分析进行了更新，目的是进一步阐明临床实践中关于降压治疗的目标血压问题。</w:t>
      </w:r>
    </w:p>
    <w:p w14:paraId="1200F583" w14:textId="77777777" w:rsidR="0067239B" w:rsidRDefault="00367850">
      <w:pPr>
        <w:spacing w:line="360" w:lineRule="auto"/>
        <w:rPr>
          <w:sz w:val="24"/>
          <w:szCs w:val="24"/>
        </w:rPr>
      </w:pPr>
      <w:r>
        <w:rPr>
          <w:rFonts w:hint="eastAsia"/>
          <w:b/>
          <w:sz w:val="24"/>
          <w:szCs w:val="24"/>
        </w:rPr>
        <w:t>方法：</w:t>
      </w:r>
      <w:r>
        <w:rPr>
          <w:rFonts w:hint="eastAsia"/>
          <w:sz w:val="24"/>
          <w:szCs w:val="24"/>
        </w:rPr>
        <w:t>在</w:t>
      </w:r>
      <w:r>
        <w:rPr>
          <w:sz w:val="24"/>
          <w:szCs w:val="24"/>
        </w:rPr>
        <w:t>1966</w:t>
      </w:r>
      <w:r>
        <w:rPr>
          <w:rFonts w:hint="eastAsia"/>
          <w:sz w:val="24"/>
          <w:szCs w:val="24"/>
        </w:rPr>
        <w:t>~</w:t>
      </w:r>
      <w:r>
        <w:rPr>
          <w:sz w:val="24"/>
          <w:szCs w:val="24"/>
        </w:rPr>
        <w:t>2015</w:t>
      </w:r>
      <w:r>
        <w:rPr>
          <w:rFonts w:hint="eastAsia"/>
          <w:sz w:val="24"/>
          <w:szCs w:val="24"/>
        </w:rPr>
        <w:t>年间进行的关于降压治疗的随机对照试验（</w:t>
      </w:r>
      <w:r>
        <w:rPr>
          <w:sz w:val="24"/>
          <w:szCs w:val="24"/>
        </w:rPr>
        <w:t>randomized-controlled trials</w:t>
      </w:r>
      <w:r>
        <w:rPr>
          <w:rFonts w:hint="eastAsia"/>
          <w:sz w:val="24"/>
          <w:szCs w:val="24"/>
        </w:rPr>
        <w:t>，</w:t>
      </w:r>
      <w:r>
        <w:rPr>
          <w:sz w:val="24"/>
          <w:szCs w:val="24"/>
        </w:rPr>
        <w:t>RCTs</w:t>
      </w:r>
      <w:r>
        <w:rPr>
          <w:rFonts w:hint="eastAsia"/>
          <w:sz w:val="24"/>
          <w:szCs w:val="24"/>
        </w:rPr>
        <w:t>）中，有</w:t>
      </w:r>
      <w:r>
        <w:rPr>
          <w:rFonts w:hint="eastAsia"/>
          <w:sz w:val="24"/>
          <w:szCs w:val="24"/>
        </w:rPr>
        <w:t>16</w:t>
      </w:r>
      <w:r>
        <w:rPr>
          <w:rFonts w:hint="eastAsia"/>
          <w:sz w:val="24"/>
          <w:szCs w:val="24"/>
        </w:rPr>
        <w:t>项试验（</w:t>
      </w:r>
      <w:r>
        <w:rPr>
          <w:sz w:val="24"/>
          <w:szCs w:val="24"/>
        </w:rPr>
        <w:t>52 235</w:t>
      </w:r>
      <w:r>
        <w:rPr>
          <w:rFonts w:hint="eastAsia"/>
          <w:sz w:val="24"/>
          <w:szCs w:val="24"/>
        </w:rPr>
        <w:t>例患者）比较了强化和非强化降压治疗，达到了其他预设的标准，在</w:t>
      </w:r>
      <w:r>
        <w:rPr>
          <w:rFonts w:hint="eastAsia"/>
          <w:sz w:val="24"/>
          <w:szCs w:val="24"/>
        </w:rPr>
        <w:t>34</w:t>
      </w:r>
      <w:r>
        <w:rPr>
          <w:rFonts w:hint="eastAsia"/>
          <w:sz w:val="24"/>
          <w:szCs w:val="24"/>
        </w:rPr>
        <w:t>项试验（</w:t>
      </w:r>
      <w:r>
        <w:rPr>
          <w:sz w:val="24"/>
          <w:szCs w:val="24"/>
        </w:rPr>
        <w:t>138 127</w:t>
      </w:r>
      <w:r>
        <w:rPr>
          <w:rFonts w:hint="eastAsia"/>
          <w:sz w:val="24"/>
          <w:szCs w:val="24"/>
        </w:rPr>
        <w:t>例患者）中，活性药物组（</w:t>
      </w:r>
      <w:r>
        <w:rPr>
          <w:sz w:val="24"/>
          <w:szCs w:val="24"/>
        </w:rPr>
        <w:t>vs.</w:t>
      </w:r>
      <w:r>
        <w:rPr>
          <w:rFonts w:hint="eastAsia"/>
          <w:sz w:val="24"/>
          <w:szCs w:val="24"/>
        </w:rPr>
        <w:t>安慰剂组）或强化（</w:t>
      </w:r>
      <w:r>
        <w:rPr>
          <w:sz w:val="24"/>
          <w:szCs w:val="24"/>
        </w:rPr>
        <w:t>vs.</w:t>
      </w:r>
      <w:r>
        <w:rPr>
          <w:rFonts w:hint="eastAsia"/>
          <w:sz w:val="24"/>
          <w:szCs w:val="24"/>
        </w:rPr>
        <w:t xml:space="preserve"> </w:t>
      </w:r>
      <w:r>
        <w:rPr>
          <w:rFonts w:hint="eastAsia"/>
          <w:sz w:val="24"/>
          <w:szCs w:val="24"/>
        </w:rPr>
        <w:t>非强化）降压治疗组的</w:t>
      </w:r>
      <w:r>
        <w:rPr>
          <w:sz w:val="24"/>
          <w:szCs w:val="24"/>
        </w:rPr>
        <w:t>SBP</w:t>
      </w:r>
      <w:r>
        <w:rPr>
          <w:rFonts w:hint="eastAsia"/>
          <w:sz w:val="24"/>
          <w:szCs w:val="24"/>
        </w:rPr>
        <w:t>均低于（分别</w:t>
      </w:r>
      <w:r>
        <w:rPr>
          <w:sz w:val="24"/>
          <w:szCs w:val="24"/>
        </w:rPr>
        <w:t>vs.</w:t>
      </w:r>
      <w:r>
        <w:rPr>
          <w:rFonts w:hint="eastAsia"/>
          <w:sz w:val="24"/>
          <w:szCs w:val="24"/>
        </w:rPr>
        <w:t>高于）</w:t>
      </w:r>
      <w:r>
        <w:rPr>
          <w:rFonts w:hint="eastAsia"/>
          <w:sz w:val="24"/>
          <w:szCs w:val="24"/>
        </w:rPr>
        <w:t>3</w:t>
      </w:r>
      <w:r>
        <w:rPr>
          <w:rFonts w:hint="eastAsia"/>
          <w:sz w:val="24"/>
          <w:szCs w:val="24"/>
        </w:rPr>
        <w:t>个预定的临界值。为了对</w:t>
      </w:r>
      <w:r w:rsidR="00FF1A44">
        <w:rPr>
          <w:rFonts w:hint="eastAsia"/>
          <w:sz w:val="24"/>
          <w:szCs w:val="24"/>
        </w:rPr>
        <w:t>此</w:t>
      </w:r>
      <w:r>
        <w:rPr>
          <w:rFonts w:hint="eastAsia"/>
          <w:sz w:val="24"/>
          <w:szCs w:val="24"/>
        </w:rPr>
        <w:t>进行荟萃分析，</w:t>
      </w:r>
      <w:r w:rsidR="00FF1A44">
        <w:rPr>
          <w:rFonts w:hint="eastAsia"/>
          <w:sz w:val="24"/>
          <w:szCs w:val="24"/>
        </w:rPr>
        <w:t>分别计算</w:t>
      </w:r>
      <w:r>
        <w:rPr>
          <w:rFonts w:hint="eastAsia"/>
          <w:sz w:val="24"/>
          <w:szCs w:val="24"/>
        </w:rPr>
        <w:t>发生</w:t>
      </w:r>
      <w:r>
        <w:rPr>
          <w:rFonts w:hint="eastAsia"/>
          <w:sz w:val="24"/>
          <w:szCs w:val="24"/>
        </w:rPr>
        <w:t>7</w:t>
      </w:r>
      <w:r>
        <w:rPr>
          <w:rFonts w:hint="eastAsia"/>
          <w:sz w:val="24"/>
          <w:szCs w:val="24"/>
        </w:rPr>
        <w:t>种致死性及非致死性终点的风险比（</w:t>
      </w:r>
      <w:r>
        <w:rPr>
          <w:sz w:val="24"/>
          <w:szCs w:val="24"/>
        </w:rPr>
        <w:t>risk ratios</w:t>
      </w:r>
      <w:r>
        <w:rPr>
          <w:rFonts w:hint="eastAsia"/>
          <w:sz w:val="24"/>
          <w:szCs w:val="24"/>
        </w:rPr>
        <w:t>，</w:t>
      </w:r>
      <w:r>
        <w:rPr>
          <w:sz w:val="24"/>
          <w:szCs w:val="24"/>
        </w:rPr>
        <w:t>RR</w:t>
      </w:r>
      <w:r>
        <w:rPr>
          <w:rFonts w:hint="eastAsia"/>
          <w:sz w:val="24"/>
          <w:szCs w:val="24"/>
        </w:rPr>
        <w:t>）和</w:t>
      </w:r>
      <w:r>
        <w:rPr>
          <w:sz w:val="24"/>
          <w:szCs w:val="24"/>
        </w:rPr>
        <w:t>95%</w:t>
      </w:r>
      <w:r>
        <w:rPr>
          <w:rFonts w:hint="eastAsia"/>
          <w:sz w:val="24"/>
          <w:szCs w:val="24"/>
        </w:rPr>
        <w:t>可信区间（标准化至</w:t>
      </w:r>
      <w:r>
        <w:rPr>
          <w:sz w:val="24"/>
          <w:szCs w:val="24"/>
        </w:rPr>
        <w:t>SBP/DBP</w:t>
      </w:r>
      <w:r>
        <w:rPr>
          <w:rFonts w:hint="eastAsia"/>
          <w:sz w:val="24"/>
          <w:szCs w:val="24"/>
        </w:rPr>
        <w:t>降低</w:t>
      </w:r>
      <w:r>
        <w:rPr>
          <w:sz w:val="24"/>
          <w:szCs w:val="24"/>
        </w:rPr>
        <w:t>10/5 mmHg</w:t>
      </w:r>
      <w:r>
        <w:rPr>
          <w:rFonts w:hint="eastAsia"/>
          <w:sz w:val="24"/>
          <w:szCs w:val="24"/>
        </w:rPr>
        <w:t>），以及绝对风险降低情况。</w:t>
      </w:r>
    </w:p>
    <w:p w14:paraId="49D76DAB" w14:textId="77777777" w:rsidR="0067239B" w:rsidRDefault="00367850">
      <w:pPr>
        <w:spacing w:line="360" w:lineRule="auto"/>
        <w:rPr>
          <w:sz w:val="24"/>
          <w:szCs w:val="24"/>
        </w:rPr>
      </w:pPr>
      <w:r>
        <w:rPr>
          <w:rFonts w:hint="eastAsia"/>
          <w:b/>
          <w:sz w:val="24"/>
          <w:szCs w:val="24"/>
        </w:rPr>
        <w:t>结果：</w:t>
      </w:r>
      <w:r>
        <w:rPr>
          <w:rFonts w:hint="eastAsia"/>
          <w:sz w:val="24"/>
          <w:szCs w:val="24"/>
        </w:rPr>
        <w:t>强化降压治疗显著降低了</w:t>
      </w:r>
      <w:r w:rsidR="00FF1A44">
        <w:rPr>
          <w:rFonts w:hint="eastAsia"/>
          <w:sz w:val="24"/>
          <w:szCs w:val="24"/>
        </w:rPr>
        <w:t>以下</w:t>
      </w:r>
      <w:r>
        <w:rPr>
          <w:rFonts w:hint="eastAsia"/>
          <w:sz w:val="24"/>
          <w:szCs w:val="24"/>
        </w:rPr>
        <w:t>终点的发生风险：卒中</w:t>
      </w:r>
      <w:r>
        <w:rPr>
          <w:sz w:val="24"/>
          <w:szCs w:val="24"/>
        </w:rPr>
        <w:t>[RR 0.71</w:t>
      </w:r>
      <w:r>
        <w:rPr>
          <w:sz w:val="24"/>
          <w:szCs w:val="24"/>
        </w:rPr>
        <w:t>（</w:t>
      </w:r>
      <w:r>
        <w:rPr>
          <w:sz w:val="24"/>
          <w:szCs w:val="24"/>
        </w:rPr>
        <w:t>0.60~0.84</w:t>
      </w:r>
      <w:r>
        <w:rPr>
          <w:sz w:val="24"/>
          <w:szCs w:val="24"/>
        </w:rPr>
        <w:t>）</w:t>
      </w:r>
      <w:r>
        <w:rPr>
          <w:sz w:val="24"/>
          <w:szCs w:val="24"/>
        </w:rPr>
        <w:t>]</w:t>
      </w:r>
      <w:r>
        <w:rPr>
          <w:rFonts w:hint="eastAsia"/>
          <w:sz w:val="24"/>
          <w:szCs w:val="24"/>
        </w:rPr>
        <w:t>、冠状动脉事件</w:t>
      </w:r>
      <w:r>
        <w:rPr>
          <w:sz w:val="24"/>
          <w:szCs w:val="24"/>
        </w:rPr>
        <w:t>[0.80</w:t>
      </w:r>
      <w:r>
        <w:rPr>
          <w:sz w:val="24"/>
          <w:szCs w:val="24"/>
        </w:rPr>
        <w:t>（</w:t>
      </w:r>
      <w:r>
        <w:rPr>
          <w:sz w:val="24"/>
          <w:szCs w:val="24"/>
        </w:rPr>
        <w:t>0.68~0.95</w:t>
      </w:r>
      <w:r>
        <w:rPr>
          <w:sz w:val="24"/>
          <w:szCs w:val="24"/>
        </w:rPr>
        <w:t>）</w:t>
      </w:r>
      <w:r>
        <w:rPr>
          <w:sz w:val="24"/>
          <w:szCs w:val="24"/>
        </w:rPr>
        <w:t>]</w:t>
      </w:r>
      <w:r>
        <w:rPr>
          <w:rFonts w:hint="eastAsia"/>
          <w:sz w:val="24"/>
          <w:szCs w:val="24"/>
        </w:rPr>
        <w:t>、主要心血管事件</w:t>
      </w:r>
      <w:r>
        <w:rPr>
          <w:sz w:val="24"/>
          <w:szCs w:val="24"/>
        </w:rPr>
        <w:t>[0.75</w:t>
      </w:r>
      <w:r>
        <w:rPr>
          <w:sz w:val="24"/>
          <w:szCs w:val="24"/>
        </w:rPr>
        <w:t>（</w:t>
      </w:r>
      <w:r>
        <w:rPr>
          <w:sz w:val="24"/>
          <w:szCs w:val="24"/>
        </w:rPr>
        <w:t>0.68~0.85</w:t>
      </w:r>
      <w:r>
        <w:rPr>
          <w:sz w:val="24"/>
          <w:szCs w:val="24"/>
        </w:rPr>
        <w:t>）</w:t>
      </w:r>
      <w:r>
        <w:rPr>
          <w:sz w:val="24"/>
          <w:szCs w:val="24"/>
        </w:rPr>
        <w:t>]</w:t>
      </w:r>
      <w:r>
        <w:rPr>
          <w:rFonts w:hint="eastAsia"/>
          <w:sz w:val="24"/>
          <w:szCs w:val="24"/>
        </w:rPr>
        <w:t>和心血管死亡</w:t>
      </w:r>
      <w:r>
        <w:rPr>
          <w:sz w:val="24"/>
          <w:szCs w:val="24"/>
        </w:rPr>
        <w:t>[0.79</w:t>
      </w:r>
      <w:r>
        <w:rPr>
          <w:sz w:val="24"/>
          <w:szCs w:val="24"/>
        </w:rPr>
        <w:t>（</w:t>
      </w:r>
      <w:r>
        <w:rPr>
          <w:sz w:val="24"/>
          <w:szCs w:val="24"/>
        </w:rPr>
        <w:t>0.63~0.97</w:t>
      </w:r>
      <w:r>
        <w:rPr>
          <w:sz w:val="24"/>
          <w:szCs w:val="24"/>
        </w:rPr>
        <w:t>）</w:t>
      </w:r>
      <w:r>
        <w:rPr>
          <w:sz w:val="24"/>
          <w:szCs w:val="24"/>
        </w:rPr>
        <w:t>]</w:t>
      </w:r>
      <w:r>
        <w:rPr>
          <w:rFonts w:hint="eastAsia"/>
          <w:sz w:val="24"/>
          <w:szCs w:val="24"/>
        </w:rPr>
        <w:t>，但未显著降低心力衰竭和全因死亡的发生风险。当根据心血管死亡风险对</w:t>
      </w:r>
      <w:r>
        <w:rPr>
          <w:rFonts w:hint="eastAsia"/>
          <w:sz w:val="24"/>
          <w:szCs w:val="24"/>
        </w:rPr>
        <w:t>16</w:t>
      </w:r>
      <w:r>
        <w:rPr>
          <w:rFonts w:hint="eastAsia"/>
          <w:sz w:val="24"/>
          <w:szCs w:val="24"/>
        </w:rPr>
        <w:t>项</w:t>
      </w:r>
      <w:r>
        <w:rPr>
          <w:sz w:val="24"/>
          <w:szCs w:val="24"/>
        </w:rPr>
        <w:t>RCT</w:t>
      </w:r>
      <w:r>
        <w:rPr>
          <w:rFonts w:hint="eastAsia"/>
          <w:sz w:val="24"/>
          <w:szCs w:val="24"/>
        </w:rPr>
        <w:t>进行分层时，发现不同分层间的相对风险降低无</w:t>
      </w:r>
      <w:r>
        <w:rPr>
          <w:rFonts w:hint="eastAsia"/>
          <w:sz w:val="24"/>
          <w:szCs w:val="24"/>
        </w:rPr>
        <w:lastRenderedPageBreak/>
        <w:t>差异，而绝对风险</w:t>
      </w:r>
      <w:r w:rsidR="00FF1A44">
        <w:rPr>
          <w:rFonts w:hint="eastAsia"/>
          <w:sz w:val="24"/>
          <w:szCs w:val="24"/>
        </w:rPr>
        <w:t>的</w:t>
      </w:r>
      <w:r>
        <w:rPr>
          <w:rFonts w:hint="eastAsia"/>
          <w:sz w:val="24"/>
          <w:szCs w:val="24"/>
        </w:rPr>
        <w:t>降低随心血管风险的增加而增大，尽管残余风险也</w:t>
      </w:r>
      <w:r w:rsidR="00FF1A44">
        <w:rPr>
          <w:rFonts w:hint="eastAsia"/>
          <w:sz w:val="24"/>
          <w:szCs w:val="24"/>
        </w:rPr>
        <w:t>随之</w:t>
      </w:r>
      <w:r>
        <w:rPr>
          <w:rFonts w:hint="eastAsia"/>
          <w:sz w:val="24"/>
          <w:szCs w:val="24"/>
        </w:rPr>
        <w:t>增加。当根据</w:t>
      </w:r>
      <w:r>
        <w:rPr>
          <w:rFonts w:hint="eastAsia"/>
          <w:sz w:val="24"/>
          <w:szCs w:val="24"/>
        </w:rPr>
        <w:t>3</w:t>
      </w:r>
      <w:r>
        <w:rPr>
          <w:rFonts w:hint="eastAsia"/>
          <w:sz w:val="24"/>
          <w:szCs w:val="24"/>
        </w:rPr>
        <w:t>个不同的</w:t>
      </w:r>
      <w:r>
        <w:rPr>
          <w:sz w:val="24"/>
          <w:szCs w:val="24"/>
        </w:rPr>
        <w:t>SBP</w:t>
      </w:r>
      <w:r>
        <w:rPr>
          <w:rFonts w:hint="eastAsia"/>
          <w:sz w:val="24"/>
          <w:szCs w:val="24"/>
        </w:rPr>
        <w:t>临界值（</w:t>
      </w:r>
      <w:r>
        <w:rPr>
          <w:sz w:val="24"/>
          <w:szCs w:val="24"/>
        </w:rPr>
        <w:t>150</w:t>
      </w:r>
      <w:r>
        <w:rPr>
          <w:rFonts w:hint="eastAsia"/>
          <w:sz w:val="24"/>
          <w:szCs w:val="24"/>
        </w:rPr>
        <w:t>、</w:t>
      </w:r>
      <w:r>
        <w:rPr>
          <w:sz w:val="24"/>
          <w:szCs w:val="24"/>
        </w:rPr>
        <w:t>140</w:t>
      </w:r>
      <w:r>
        <w:rPr>
          <w:rFonts w:hint="eastAsia"/>
          <w:sz w:val="24"/>
          <w:szCs w:val="24"/>
        </w:rPr>
        <w:t>和</w:t>
      </w:r>
      <w:r>
        <w:rPr>
          <w:sz w:val="24"/>
          <w:szCs w:val="24"/>
        </w:rPr>
        <w:t>130 mmHg</w:t>
      </w:r>
      <w:r>
        <w:rPr>
          <w:rFonts w:hint="eastAsia"/>
          <w:sz w:val="24"/>
          <w:szCs w:val="24"/>
        </w:rPr>
        <w:t>）对</w:t>
      </w:r>
      <w:r>
        <w:rPr>
          <w:rFonts w:hint="eastAsia"/>
          <w:sz w:val="24"/>
          <w:szCs w:val="24"/>
        </w:rPr>
        <w:t>34</w:t>
      </w:r>
      <w:r>
        <w:rPr>
          <w:rFonts w:hint="eastAsia"/>
          <w:sz w:val="24"/>
          <w:szCs w:val="24"/>
        </w:rPr>
        <w:t>项</w:t>
      </w:r>
      <w:r>
        <w:rPr>
          <w:sz w:val="24"/>
          <w:szCs w:val="24"/>
        </w:rPr>
        <w:t>RCT</w:t>
      </w:r>
      <w:r>
        <w:rPr>
          <w:rFonts w:hint="eastAsia"/>
          <w:sz w:val="24"/>
          <w:szCs w:val="24"/>
        </w:rPr>
        <w:t>进行分层时，结果显示，在各个临界值分层中，</w:t>
      </w:r>
      <w:r>
        <w:rPr>
          <w:sz w:val="24"/>
          <w:szCs w:val="24"/>
        </w:rPr>
        <w:t>SBP/DBP</w:t>
      </w:r>
      <w:r>
        <w:rPr>
          <w:rFonts w:hint="eastAsia"/>
          <w:sz w:val="24"/>
          <w:szCs w:val="24"/>
        </w:rPr>
        <w:t>降低</w:t>
      </w:r>
      <w:r>
        <w:rPr>
          <w:sz w:val="24"/>
          <w:szCs w:val="24"/>
        </w:rPr>
        <w:t xml:space="preserve">10/5 </w:t>
      </w:r>
      <w:bookmarkStart w:id="0" w:name="OLE_LINK10"/>
      <w:r>
        <w:rPr>
          <w:sz w:val="24"/>
          <w:szCs w:val="24"/>
        </w:rPr>
        <w:t>mmHg</w:t>
      </w:r>
      <w:bookmarkEnd w:id="0"/>
      <w:r>
        <w:rPr>
          <w:rFonts w:hint="eastAsia"/>
          <w:sz w:val="24"/>
          <w:szCs w:val="24"/>
        </w:rPr>
        <w:t>均以相同的比例显著降低了所有终点的发生风险（相对风险降低），但在较低的临界值分层中，大多数终点的绝对风险降低有明显减小的趋势。</w:t>
      </w:r>
    </w:p>
    <w:p w14:paraId="6897131C" w14:textId="77777777" w:rsidR="0067239B" w:rsidRDefault="00367850">
      <w:pPr>
        <w:spacing w:line="360" w:lineRule="auto"/>
        <w:rPr>
          <w:sz w:val="24"/>
          <w:szCs w:val="24"/>
        </w:rPr>
      </w:pPr>
      <w:r>
        <w:rPr>
          <w:rFonts w:hint="eastAsia"/>
          <w:b/>
          <w:sz w:val="24"/>
          <w:szCs w:val="24"/>
        </w:rPr>
        <w:t>结论：</w:t>
      </w:r>
      <w:r>
        <w:rPr>
          <w:rFonts w:hint="eastAsia"/>
          <w:sz w:val="24"/>
          <w:szCs w:val="24"/>
        </w:rPr>
        <w:t>既往荟萃分析的更新结果表明，相比非强化降压治疗，强化降压治疗不仅可减少卒中和冠状动脉事件，还能减少心血管死亡。纳入最新</w:t>
      </w:r>
      <w:r>
        <w:rPr>
          <w:sz w:val="24"/>
          <w:szCs w:val="24"/>
        </w:rPr>
        <w:t>RCT</w:t>
      </w:r>
      <w:r>
        <w:rPr>
          <w:rFonts w:hint="eastAsia"/>
          <w:sz w:val="24"/>
          <w:szCs w:val="24"/>
        </w:rPr>
        <w:t>数据后的结果也显示，与</w:t>
      </w:r>
      <w:r>
        <w:rPr>
          <w:rFonts w:hint="eastAsia"/>
          <w:sz w:val="24"/>
          <w:szCs w:val="24"/>
        </w:rPr>
        <w:t>SBP</w:t>
      </w:r>
      <w:r>
        <w:rPr>
          <w:rFonts w:hint="eastAsia"/>
          <w:sz w:val="24"/>
          <w:szCs w:val="24"/>
        </w:rPr>
        <w:t>高于</w:t>
      </w:r>
      <w:r>
        <w:rPr>
          <w:sz w:val="24"/>
          <w:szCs w:val="24"/>
        </w:rPr>
        <w:t>130 mmHg</w:t>
      </w:r>
      <w:r>
        <w:rPr>
          <w:rFonts w:hint="eastAsia"/>
          <w:sz w:val="24"/>
          <w:szCs w:val="24"/>
        </w:rPr>
        <w:t>相比，将</w:t>
      </w:r>
      <w:r>
        <w:rPr>
          <w:rFonts w:hint="eastAsia"/>
          <w:sz w:val="24"/>
          <w:szCs w:val="24"/>
        </w:rPr>
        <w:t>SBP</w:t>
      </w:r>
      <w:r>
        <w:rPr>
          <w:rFonts w:hint="eastAsia"/>
          <w:sz w:val="24"/>
          <w:szCs w:val="24"/>
        </w:rPr>
        <w:t>降至略低于</w:t>
      </w:r>
      <w:r>
        <w:rPr>
          <w:sz w:val="24"/>
          <w:szCs w:val="24"/>
        </w:rPr>
        <w:t>130 mmHg</w:t>
      </w:r>
      <w:r>
        <w:rPr>
          <w:rFonts w:hint="eastAsia"/>
          <w:sz w:val="24"/>
          <w:szCs w:val="24"/>
        </w:rPr>
        <w:t>可减少所有主要终点，但绝对风险</w:t>
      </w:r>
      <w:r w:rsidR="00FF1A44">
        <w:rPr>
          <w:rFonts w:hint="eastAsia"/>
          <w:sz w:val="24"/>
          <w:szCs w:val="24"/>
        </w:rPr>
        <w:t>降幅</w:t>
      </w:r>
      <w:r>
        <w:rPr>
          <w:rFonts w:hint="eastAsia"/>
          <w:sz w:val="24"/>
          <w:szCs w:val="24"/>
        </w:rPr>
        <w:t>较少，这提示初始</w:t>
      </w:r>
      <w:r>
        <w:rPr>
          <w:rFonts w:hint="eastAsia"/>
          <w:sz w:val="24"/>
          <w:szCs w:val="24"/>
        </w:rPr>
        <w:t>SBP</w:t>
      </w:r>
      <w:r>
        <w:rPr>
          <w:rFonts w:hint="eastAsia"/>
          <w:sz w:val="24"/>
          <w:szCs w:val="24"/>
        </w:rPr>
        <w:t>较低的患者心血管风险水平也较低。</w:t>
      </w:r>
    </w:p>
    <w:p w14:paraId="06C4F8C9" w14:textId="77777777" w:rsidR="0067239B" w:rsidRDefault="00367850">
      <w:pPr>
        <w:spacing w:line="360" w:lineRule="auto"/>
        <w:rPr>
          <w:sz w:val="24"/>
          <w:szCs w:val="24"/>
        </w:rPr>
      </w:pPr>
      <w:r>
        <w:rPr>
          <w:rFonts w:hint="eastAsia"/>
          <w:b/>
          <w:sz w:val="24"/>
          <w:szCs w:val="24"/>
        </w:rPr>
        <w:t>关键词：</w:t>
      </w:r>
      <w:r>
        <w:rPr>
          <w:rFonts w:hint="eastAsia"/>
          <w:sz w:val="24"/>
          <w:szCs w:val="24"/>
        </w:rPr>
        <w:t>抗高血压治疗，高血压，强化抗高血压治疗，荟萃分析，随机对照试验，目标血压</w:t>
      </w:r>
    </w:p>
    <w:p w14:paraId="4D88E1CE" w14:textId="77777777" w:rsidR="0067239B" w:rsidRDefault="00367850">
      <w:pPr>
        <w:spacing w:line="360" w:lineRule="auto"/>
        <w:rPr>
          <w:sz w:val="24"/>
          <w:szCs w:val="24"/>
        </w:rPr>
      </w:pPr>
      <w:r>
        <w:rPr>
          <w:rFonts w:hint="eastAsia"/>
          <w:b/>
          <w:sz w:val="24"/>
          <w:szCs w:val="24"/>
        </w:rPr>
        <w:t>缩写：</w:t>
      </w:r>
      <w:r>
        <w:rPr>
          <w:sz w:val="24"/>
          <w:szCs w:val="24"/>
        </w:rPr>
        <w:t>BP</w:t>
      </w:r>
      <w:r>
        <w:rPr>
          <w:rFonts w:hint="eastAsia"/>
          <w:sz w:val="24"/>
          <w:szCs w:val="24"/>
        </w:rPr>
        <w:t>，血压；</w:t>
      </w:r>
      <w:r>
        <w:rPr>
          <w:rFonts w:hint="eastAsia"/>
          <w:sz w:val="24"/>
          <w:szCs w:val="24"/>
        </w:rPr>
        <w:t>CHD</w:t>
      </w:r>
      <w:r>
        <w:rPr>
          <w:rFonts w:hint="eastAsia"/>
          <w:sz w:val="24"/>
          <w:szCs w:val="24"/>
        </w:rPr>
        <w:t>，冠心病；</w:t>
      </w:r>
      <w:r>
        <w:rPr>
          <w:rFonts w:hint="eastAsia"/>
          <w:sz w:val="24"/>
          <w:szCs w:val="24"/>
        </w:rPr>
        <w:t>CI</w:t>
      </w:r>
      <w:r>
        <w:rPr>
          <w:rFonts w:hint="eastAsia"/>
          <w:sz w:val="24"/>
          <w:szCs w:val="24"/>
        </w:rPr>
        <w:t>，可信区间；</w:t>
      </w:r>
      <w:r>
        <w:rPr>
          <w:rFonts w:hint="eastAsia"/>
          <w:sz w:val="24"/>
          <w:szCs w:val="24"/>
        </w:rPr>
        <w:t>NNT</w:t>
      </w:r>
      <w:r>
        <w:rPr>
          <w:rFonts w:hint="eastAsia"/>
          <w:sz w:val="24"/>
          <w:szCs w:val="24"/>
        </w:rPr>
        <w:t>，需要治疗的病例数；</w:t>
      </w:r>
      <w:r>
        <w:rPr>
          <w:rFonts w:hint="eastAsia"/>
          <w:sz w:val="24"/>
          <w:szCs w:val="24"/>
        </w:rPr>
        <w:t>RCT</w:t>
      </w:r>
      <w:r>
        <w:rPr>
          <w:rFonts w:hint="eastAsia"/>
          <w:sz w:val="24"/>
          <w:szCs w:val="24"/>
        </w:rPr>
        <w:t>，随机对照试验；</w:t>
      </w:r>
      <w:r>
        <w:rPr>
          <w:rFonts w:hint="eastAsia"/>
          <w:sz w:val="24"/>
          <w:szCs w:val="24"/>
        </w:rPr>
        <w:t>RR</w:t>
      </w:r>
      <w:r>
        <w:rPr>
          <w:rFonts w:hint="eastAsia"/>
          <w:sz w:val="24"/>
          <w:szCs w:val="24"/>
        </w:rPr>
        <w:t>，相对风险</w:t>
      </w:r>
    </w:p>
    <w:p w14:paraId="174B6AD0" w14:textId="77777777" w:rsidR="0067239B" w:rsidRDefault="0067239B"/>
    <w:p w14:paraId="434D7246" w14:textId="77777777" w:rsidR="0067239B" w:rsidRDefault="0067239B"/>
    <w:p w14:paraId="0D25B090" w14:textId="77777777" w:rsidR="0067239B" w:rsidRDefault="00367850">
      <w:pPr>
        <w:rPr>
          <w:b/>
          <w:sz w:val="24"/>
        </w:rPr>
      </w:pPr>
      <w:r>
        <w:rPr>
          <w:rFonts w:hint="eastAsia"/>
          <w:b/>
          <w:sz w:val="24"/>
        </w:rPr>
        <w:t>引言</w:t>
      </w:r>
    </w:p>
    <w:p w14:paraId="79F34293" w14:textId="77777777" w:rsidR="0067239B" w:rsidRDefault="00367850">
      <w:pPr>
        <w:spacing w:line="360" w:lineRule="auto"/>
        <w:ind w:firstLineChars="200" w:firstLine="480"/>
        <w:rPr>
          <w:sz w:val="24"/>
          <w:szCs w:val="24"/>
        </w:rPr>
      </w:pPr>
      <w:r>
        <w:rPr>
          <w:rFonts w:hint="eastAsia"/>
          <w:sz w:val="24"/>
          <w:szCs w:val="24"/>
        </w:rPr>
        <w:t>最近</w:t>
      </w:r>
      <w:r w:rsidR="00FF1A44">
        <w:rPr>
          <w:rFonts w:hint="eastAsia"/>
          <w:sz w:val="24"/>
          <w:szCs w:val="24"/>
        </w:rPr>
        <w:t>，</w:t>
      </w:r>
      <w:r w:rsidR="00FF1A44">
        <w:rPr>
          <w:sz w:val="24"/>
          <w:szCs w:val="24"/>
        </w:rPr>
        <w:t>在</w:t>
      </w:r>
      <w:r>
        <w:rPr>
          <w:rFonts w:hint="eastAsia"/>
          <w:sz w:val="24"/>
          <w:szCs w:val="24"/>
        </w:rPr>
        <w:t>我们</w:t>
      </w:r>
      <w:r w:rsidR="00FF1A44">
        <w:rPr>
          <w:rFonts w:hint="eastAsia"/>
          <w:sz w:val="24"/>
          <w:szCs w:val="24"/>
        </w:rPr>
        <w:t>对</w:t>
      </w:r>
      <w:r>
        <w:rPr>
          <w:sz w:val="24"/>
          <w:szCs w:val="24"/>
        </w:rPr>
        <w:t>1966~2013</w:t>
      </w:r>
      <w:r>
        <w:rPr>
          <w:rFonts w:hint="eastAsia"/>
          <w:sz w:val="24"/>
          <w:szCs w:val="24"/>
        </w:rPr>
        <w:t>年间发表的关于降压治疗的随机对照试验（</w:t>
      </w:r>
      <w:r>
        <w:rPr>
          <w:sz w:val="24"/>
          <w:szCs w:val="24"/>
        </w:rPr>
        <w:t>randomized-controlled trials</w:t>
      </w:r>
      <w:r>
        <w:rPr>
          <w:rFonts w:hint="eastAsia"/>
          <w:sz w:val="24"/>
          <w:szCs w:val="24"/>
        </w:rPr>
        <w:t>，</w:t>
      </w:r>
      <w:r>
        <w:rPr>
          <w:sz w:val="24"/>
          <w:szCs w:val="24"/>
        </w:rPr>
        <w:t>RCTs</w:t>
      </w:r>
      <w:r>
        <w:rPr>
          <w:rFonts w:hint="eastAsia"/>
          <w:sz w:val="24"/>
          <w:szCs w:val="24"/>
        </w:rPr>
        <w:t>）</w:t>
      </w:r>
      <w:r w:rsidR="004C46D3">
        <w:rPr>
          <w:rFonts w:hint="eastAsia"/>
          <w:sz w:val="24"/>
          <w:szCs w:val="24"/>
        </w:rPr>
        <w:t>分析</w:t>
      </w:r>
      <w:r>
        <w:rPr>
          <w:rFonts w:hint="eastAsia"/>
          <w:sz w:val="24"/>
          <w:szCs w:val="24"/>
        </w:rPr>
        <w:t>中</w:t>
      </w:r>
      <w:r>
        <w:rPr>
          <w:sz w:val="24"/>
          <w:szCs w:val="24"/>
          <w:vertAlign w:val="superscript"/>
        </w:rPr>
        <w:t>[1]</w:t>
      </w:r>
      <w:r>
        <w:rPr>
          <w:rFonts w:hint="eastAsia"/>
          <w:sz w:val="24"/>
          <w:szCs w:val="24"/>
        </w:rPr>
        <w:t>，绝大多数比较的是活性药物降压治疗与安慰剂治疗（或无治疗）（</w:t>
      </w:r>
      <w:r>
        <w:rPr>
          <w:sz w:val="24"/>
          <w:szCs w:val="24"/>
        </w:rPr>
        <w:t>54</w:t>
      </w:r>
      <w:r>
        <w:rPr>
          <w:rFonts w:hint="eastAsia"/>
          <w:sz w:val="24"/>
          <w:szCs w:val="24"/>
        </w:rPr>
        <w:t>项</w:t>
      </w:r>
      <w:r>
        <w:rPr>
          <w:sz w:val="24"/>
          <w:szCs w:val="24"/>
        </w:rPr>
        <w:t>RCT</w:t>
      </w:r>
      <w:r>
        <w:rPr>
          <w:rFonts w:hint="eastAsia"/>
          <w:sz w:val="24"/>
          <w:szCs w:val="24"/>
        </w:rPr>
        <w:t>，</w:t>
      </w:r>
      <w:r>
        <w:rPr>
          <w:sz w:val="24"/>
          <w:szCs w:val="24"/>
        </w:rPr>
        <w:t>203 531</w:t>
      </w:r>
      <w:r>
        <w:rPr>
          <w:rFonts w:hint="eastAsia"/>
          <w:sz w:val="24"/>
          <w:szCs w:val="24"/>
        </w:rPr>
        <w:t>例患者），仅有少数试验（</w:t>
      </w:r>
      <w:r>
        <w:rPr>
          <w:sz w:val="24"/>
          <w:szCs w:val="24"/>
        </w:rPr>
        <w:t>14</w:t>
      </w:r>
      <w:r>
        <w:rPr>
          <w:rFonts w:hint="eastAsia"/>
          <w:sz w:val="24"/>
          <w:szCs w:val="24"/>
        </w:rPr>
        <w:t>项</w:t>
      </w:r>
      <w:r>
        <w:rPr>
          <w:sz w:val="24"/>
          <w:szCs w:val="24"/>
        </w:rPr>
        <w:t>RCT</w:t>
      </w:r>
      <w:r>
        <w:rPr>
          <w:rFonts w:hint="eastAsia"/>
          <w:sz w:val="24"/>
          <w:szCs w:val="24"/>
        </w:rPr>
        <w:t>，</w:t>
      </w:r>
      <w:r>
        <w:rPr>
          <w:sz w:val="24"/>
          <w:szCs w:val="24"/>
        </w:rPr>
        <w:t>42 354</w:t>
      </w:r>
      <w:r>
        <w:rPr>
          <w:rFonts w:hint="eastAsia"/>
          <w:sz w:val="24"/>
          <w:szCs w:val="24"/>
        </w:rPr>
        <w:t>例患者）比较的是强化与非强化降压治疗</w:t>
      </w:r>
      <w:r>
        <w:rPr>
          <w:sz w:val="24"/>
          <w:szCs w:val="24"/>
          <w:vertAlign w:val="superscript"/>
        </w:rPr>
        <w:t>[2-15]</w:t>
      </w:r>
      <w:r>
        <w:rPr>
          <w:rFonts w:hint="eastAsia"/>
          <w:sz w:val="24"/>
          <w:szCs w:val="24"/>
        </w:rPr>
        <w:t>。后一种类型的</w:t>
      </w:r>
      <w:r>
        <w:rPr>
          <w:sz w:val="24"/>
          <w:szCs w:val="24"/>
        </w:rPr>
        <w:t>RCT</w:t>
      </w:r>
      <w:r>
        <w:rPr>
          <w:rFonts w:hint="eastAsia"/>
          <w:sz w:val="24"/>
          <w:szCs w:val="24"/>
        </w:rPr>
        <w:t>，最早的是</w:t>
      </w:r>
      <w:r>
        <w:rPr>
          <w:sz w:val="24"/>
          <w:szCs w:val="24"/>
        </w:rPr>
        <w:t>HOT</w:t>
      </w:r>
      <w:r>
        <w:rPr>
          <w:sz w:val="24"/>
          <w:szCs w:val="24"/>
          <w:vertAlign w:val="superscript"/>
        </w:rPr>
        <w:t>[3]</w:t>
      </w:r>
      <w:r>
        <w:rPr>
          <w:rFonts w:hint="eastAsia"/>
          <w:sz w:val="24"/>
          <w:szCs w:val="24"/>
        </w:rPr>
        <w:t>和</w:t>
      </w:r>
      <w:r>
        <w:rPr>
          <w:sz w:val="24"/>
          <w:szCs w:val="24"/>
        </w:rPr>
        <w:t>UKPDS-38</w:t>
      </w:r>
      <w:r>
        <w:rPr>
          <w:sz w:val="24"/>
          <w:szCs w:val="24"/>
          <w:vertAlign w:val="superscript"/>
        </w:rPr>
        <w:t>[4]</w:t>
      </w:r>
      <w:r>
        <w:rPr>
          <w:rFonts w:hint="eastAsia"/>
          <w:sz w:val="24"/>
          <w:szCs w:val="24"/>
        </w:rPr>
        <w:t>研究（均发表于</w:t>
      </w:r>
      <w:r>
        <w:rPr>
          <w:sz w:val="24"/>
          <w:szCs w:val="24"/>
        </w:rPr>
        <w:t>1998</w:t>
      </w:r>
      <w:r>
        <w:rPr>
          <w:rFonts w:hint="eastAsia"/>
          <w:sz w:val="24"/>
          <w:szCs w:val="24"/>
        </w:rPr>
        <w:t>年），都仅仅是在大量安慰剂对照的</w:t>
      </w:r>
      <w:r>
        <w:rPr>
          <w:sz w:val="24"/>
          <w:szCs w:val="24"/>
        </w:rPr>
        <w:t>RCT</w:t>
      </w:r>
      <w:r>
        <w:rPr>
          <w:rFonts w:hint="eastAsia"/>
          <w:sz w:val="24"/>
          <w:szCs w:val="24"/>
        </w:rPr>
        <w:t>显示降低血压确实能够降低心血管疾病发病率和死亡率之后才被设计和开展的</w:t>
      </w:r>
      <w:r>
        <w:rPr>
          <w:sz w:val="24"/>
          <w:szCs w:val="24"/>
          <w:vertAlign w:val="superscript"/>
        </w:rPr>
        <w:t>[16]</w:t>
      </w:r>
      <w:r>
        <w:rPr>
          <w:rFonts w:hint="eastAsia"/>
          <w:sz w:val="24"/>
          <w:szCs w:val="24"/>
        </w:rPr>
        <w:t>。</w:t>
      </w:r>
    </w:p>
    <w:p w14:paraId="044DFF70" w14:textId="77777777" w:rsidR="0067239B" w:rsidRDefault="00367850">
      <w:pPr>
        <w:spacing w:line="360" w:lineRule="auto"/>
        <w:ind w:firstLineChars="200" w:firstLine="480"/>
        <w:rPr>
          <w:sz w:val="24"/>
          <w:szCs w:val="24"/>
        </w:rPr>
      </w:pPr>
      <w:r>
        <w:rPr>
          <w:rFonts w:hint="eastAsia"/>
          <w:sz w:val="24"/>
          <w:szCs w:val="24"/>
        </w:rPr>
        <w:t>降压治疗试验者协作组在</w:t>
      </w:r>
      <w:r>
        <w:rPr>
          <w:rFonts w:hint="eastAsia"/>
          <w:sz w:val="24"/>
          <w:szCs w:val="24"/>
        </w:rPr>
        <w:t>2003</w:t>
      </w:r>
      <w:r>
        <w:rPr>
          <w:rFonts w:hint="eastAsia"/>
          <w:sz w:val="24"/>
          <w:szCs w:val="24"/>
        </w:rPr>
        <w:t>年对前</w:t>
      </w:r>
      <w:r>
        <w:rPr>
          <w:rFonts w:hint="eastAsia"/>
          <w:sz w:val="24"/>
          <w:szCs w:val="24"/>
        </w:rPr>
        <w:t>5</w:t>
      </w:r>
      <w:r>
        <w:rPr>
          <w:rFonts w:hint="eastAsia"/>
          <w:sz w:val="24"/>
          <w:szCs w:val="24"/>
        </w:rPr>
        <w:t>项比较强化与非强化降压治疗的</w:t>
      </w:r>
      <w:r>
        <w:rPr>
          <w:sz w:val="24"/>
          <w:szCs w:val="24"/>
        </w:rPr>
        <w:t>RCT</w:t>
      </w:r>
      <w:r>
        <w:rPr>
          <w:rFonts w:hint="eastAsia"/>
          <w:sz w:val="24"/>
          <w:szCs w:val="24"/>
        </w:rPr>
        <w:t>进行了荟萃分析</w:t>
      </w:r>
      <w:r>
        <w:rPr>
          <w:sz w:val="24"/>
          <w:szCs w:val="24"/>
          <w:vertAlign w:val="superscript"/>
        </w:rPr>
        <w:t>[17]</w:t>
      </w:r>
      <w:r>
        <w:rPr>
          <w:rFonts w:hint="eastAsia"/>
          <w:sz w:val="24"/>
          <w:szCs w:val="24"/>
        </w:rPr>
        <w:t>，结果显示，强化的降压治疗</w:t>
      </w:r>
      <w:r w:rsidR="004C46D3">
        <w:rPr>
          <w:rFonts w:hint="eastAsia"/>
          <w:sz w:val="24"/>
          <w:szCs w:val="24"/>
        </w:rPr>
        <w:t>组的</w:t>
      </w:r>
      <w:r>
        <w:rPr>
          <w:rFonts w:hint="eastAsia"/>
          <w:sz w:val="24"/>
          <w:szCs w:val="24"/>
        </w:rPr>
        <w:t>卒中和主要心血管事件复合终点的发生风险显著降低，但死亡风险无显著降低。后来</w:t>
      </w:r>
      <w:r>
        <w:rPr>
          <w:sz w:val="24"/>
          <w:szCs w:val="24"/>
        </w:rPr>
        <w:t>Law</w:t>
      </w:r>
      <w:r>
        <w:rPr>
          <w:rFonts w:hint="eastAsia"/>
          <w:sz w:val="24"/>
          <w:szCs w:val="24"/>
        </w:rPr>
        <w:t>等人在</w:t>
      </w:r>
      <w:r>
        <w:rPr>
          <w:rFonts w:hint="eastAsia"/>
          <w:sz w:val="24"/>
          <w:szCs w:val="24"/>
        </w:rPr>
        <w:t>2009</w:t>
      </w:r>
      <w:r>
        <w:rPr>
          <w:rFonts w:hint="eastAsia"/>
          <w:sz w:val="24"/>
          <w:szCs w:val="24"/>
        </w:rPr>
        <w:t>年又进行了一项荟萃分析</w:t>
      </w:r>
      <w:r>
        <w:rPr>
          <w:sz w:val="24"/>
          <w:szCs w:val="24"/>
          <w:vertAlign w:val="superscript"/>
        </w:rPr>
        <w:t>[18]</w:t>
      </w:r>
      <w:r>
        <w:rPr>
          <w:rFonts w:hint="eastAsia"/>
          <w:sz w:val="24"/>
          <w:szCs w:val="24"/>
        </w:rPr>
        <w:t>，但如前所述</w:t>
      </w:r>
      <w:r>
        <w:rPr>
          <w:sz w:val="24"/>
          <w:szCs w:val="24"/>
          <w:vertAlign w:val="superscript"/>
        </w:rPr>
        <w:t>[1]</w:t>
      </w:r>
      <w:r>
        <w:rPr>
          <w:rFonts w:hint="eastAsia"/>
          <w:sz w:val="24"/>
          <w:szCs w:val="24"/>
        </w:rPr>
        <w:t>，</w:t>
      </w:r>
      <w:r>
        <w:rPr>
          <w:sz w:val="24"/>
          <w:szCs w:val="24"/>
        </w:rPr>
        <w:t>Law</w:t>
      </w:r>
      <w:r>
        <w:rPr>
          <w:rFonts w:hint="eastAsia"/>
          <w:sz w:val="24"/>
          <w:szCs w:val="24"/>
        </w:rPr>
        <w:t>等人的荟萃分析</w:t>
      </w:r>
      <w:r w:rsidR="004C46D3">
        <w:rPr>
          <w:rFonts w:hint="eastAsia"/>
          <w:sz w:val="24"/>
          <w:szCs w:val="24"/>
        </w:rPr>
        <w:t>纳入</w:t>
      </w:r>
      <w:r w:rsidR="004C46D3">
        <w:rPr>
          <w:sz w:val="24"/>
          <w:szCs w:val="24"/>
        </w:rPr>
        <w:t>的</w:t>
      </w:r>
      <w:r w:rsidR="004C46D3">
        <w:rPr>
          <w:sz w:val="24"/>
          <w:szCs w:val="24"/>
        </w:rPr>
        <w:t>RCT</w:t>
      </w:r>
      <w:r w:rsidR="004C46D3">
        <w:rPr>
          <w:rFonts w:hint="eastAsia"/>
          <w:sz w:val="24"/>
          <w:szCs w:val="24"/>
        </w:rPr>
        <w:t>除了高血压</w:t>
      </w:r>
      <w:r w:rsidR="004C46D3">
        <w:rPr>
          <w:sz w:val="24"/>
          <w:szCs w:val="24"/>
        </w:rPr>
        <w:t>之外</w:t>
      </w:r>
      <w:r w:rsidR="004C46D3">
        <w:rPr>
          <w:rFonts w:hint="eastAsia"/>
          <w:sz w:val="24"/>
          <w:szCs w:val="24"/>
        </w:rPr>
        <w:t>还包括</w:t>
      </w:r>
      <w:r>
        <w:rPr>
          <w:rFonts w:hint="eastAsia"/>
          <w:sz w:val="24"/>
          <w:szCs w:val="24"/>
        </w:rPr>
        <w:t>很多其他病症（主要为心肌梗死和慢性心力衰竭），在这些</w:t>
      </w:r>
      <w:r>
        <w:rPr>
          <w:sz w:val="24"/>
          <w:szCs w:val="24"/>
        </w:rPr>
        <w:t>RCT</w:t>
      </w:r>
      <w:r>
        <w:rPr>
          <w:rFonts w:hint="eastAsia"/>
          <w:sz w:val="24"/>
          <w:szCs w:val="24"/>
        </w:rPr>
        <w:t>中，降压药的益处可能独立于（也可能不</w:t>
      </w:r>
      <w:r>
        <w:rPr>
          <w:sz w:val="24"/>
          <w:szCs w:val="24"/>
        </w:rPr>
        <w:t>依赖于</w:t>
      </w:r>
      <w:r>
        <w:rPr>
          <w:rFonts w:hint="eastAsia"/>
          <w:sz w:val="24"/>
          <w:szCs w:val="24"/>
        </w:rPr>
        <w:t>）他们的降压作用。</w:t>
      </w:r>
    </w:p>
    <w:p w14:paraId="3F4D0CE2" w14:textId="77777777" w:rsidR="0067239B" w:rsidRDefault="00367850">
      <w:pPr>
        <w:spacing w:line="360" w:lineRule="auto"/>
        <w:ind w:firstLineChars="200" w:firstLine="480"/>
        <w:rPr>
          <w:sz w:val="24"/>
          <w:szCs w:val="24"/>
        </w:rPr>
      </w:pPr>
      <w:r>
        <w:rPr>
          <w:rFonts w:hint="eastAsia"/>
          <w:sz w:val="24"/>
          <w:szCs w:val="24"/>
        </w:rPr>
        <w:lastRenderedPageBreak/>
        <w:t>我们在</w:t>
      </w:r>
      <w:r>
        <w:rPr>
          <w:rFonts w:hint="eastAsia"/>
          <w:sz w:val="24"/>
          <w:szCs w:val="24"/>
        </w:rPr>
        <w:t>2014</w:t>
      </w:r>
      <w:r>
        <w:rPr>
          <w:rFonts w:hint="eastAsia"/>
          <w:sz w:val="24"/>
          <w:szCs w:val="24"/>
        </w:rPr>
        <w:t>年的荟萃分析</w:t>
      </w:r>
      <w:r>
        <w:rPr>
          <w:sz w:val="24"/>
          <w:szCs w:val="24"/>
          <w:vertAlign w:val="superscript"/>
        </w:rPr>
        <w:t>[1]</w:t>
      </w:r>
      <w:r>
        <w:rPr>
          <w:rFonts w:hint="eastAsia"/>
          <w:sz w:val="24"/>
          <w:szCs w:val="24"/>
        </w:rPr>
        <w:t>纳入</w:t>
      </w:r>
      <w:r>
        <w:rPr>
          <w:sz w:val="24"/>
          <w:szCs w:val="24"/>
        </w:rPr>
        <w:t>了</w:t>
      </w:r>
      <w:r>
        <w:rPr>
          <w:sz w:val="24"/>
          <w:szCs w:val="24"/>
        </w:rPr>
        <w:t>14</w:t>
      </w:r>
      <w:r>
        <w:rPr>
          <w:rFonts w:hint="eastAsia"/>
          <w:sz w:val="24"/>
          <w:szCs w:val="24"/>
        </w:rPr>
        <w:t>项比较强化与非强化降压治疗的</w:t>
      </w:r>
      <w:r>
        <w:rPr>
          <w:sz w:val="24"/>
          <w:szCs w:val="24"/>
        </w:rPr>
        <w:t>RCT</w:t>
      </w:r>
      <w:r>
        <w:rPr>
          <w:sz w:val="24"/>
          <w:szCs w:val="24"/>
          <w:vertAlign w:val="superscript"/>
        </w:rPr>
        <w:t>[2-15]</w:t>
      </w:r>
      <w:r>
        <w:rPr>
          <w:rFonts w:hint="eastAsia"/>
          <w:sz w:val="24"/>
          <w:szCs w:val="24"/>
        </w:rPr>
        <w:t>，结果显示，强化降压治疗可显著降低卒中的发生风险达</w:t>
      </w:r>
      <w:r>
        <w:rPr>
          <w:sz w:val="24"/>
          <w:szCs w:val="24"/>
        </w:rPr>
        <w:t>22%[95%</w:t>
      </w:r>
      <w:r>
        <w:rPr>
          <w:rFonts w:hint="eastAsia"/>
          <w:sz w:val="24"/>
          <w:szCs w:val="24"/>
        </w:rPr>
        <w:t>可信区间（</w:t>
      </w:r>
      <w:r>
        <w:rPr>
          <w:sz w:val="24"/>
          <w:szCs w:val="24"/>
        </w:rPr>
        <w:t>confidence intervals</w:t>
      </w:r>
      <w:r>
        <w:rPr>
          <w:rFonts w:hint="eastAsia"/>
          <w:sz w:val="24"/>
          <w:szCs w:val="24"/>
        </w:rPr>
        <w:t>，</w:t>
      </w:r>
      <w:r>
        <w:rPr>
          <w:sz w:val="24"/>
          <w:szCs w:val="24"/>
        </w:rPr>
        <w:t>CI</w:t>
      </w:r>
      <w:r>
        <w:rPr>
          <w:rFonts w:hint="eastAsia"/>
          <w:sz w:val="24"/>
          <w:szCs w:val="24"/>
        </w:rPr>
        <w:t>）</w:t>
      </w:r>
      <w:r>
        <w:rPr>
          <w:sz w:val="24"/>
          <w:szCs w:val="24"/>
        </w:rPr>
        <w:t>10</w:t>
      </w:r>
      <w:r>
        <w:rPr>
          <w:rFonts w:hint="eastAsia"/>
          <w:sz w:val="24"/>
          <w:szCs w:val="24"/>
        </w:rPr>
        <w:t>%~</w:t>
      </w:r>
      <w:r>
        <w:rPr>
          <w:sz w:val="24"/>
          <w:szCs w:val="24"/>
        </w:rPr>
        <w:t>32%]</w:t>
      </w:r>
      <w:r>
        <w:rPr>
          <w:rFonts w:hint="eastAsia"/>
          <w:sz w:val="24"/>
          <w:szCs w:val="24"/>
        </w:rPr>
        <w:t>，减少</w:t>
      </w:r>
      <w:r>
        <w:rPr>
          <w:sz w:val="24"/>
          <w:szCs w:val="24"/>
        </w:rPr>
        <w:t>14%</w:t>
      </w:r>
      <w:r>
        <w:rPr>
          <w:rFonts w:hint="eastAsia"/>
          <w:sz w:val="24"/>
          <w:szCs w:val="24"/>
        </w:rPr>
        <w:t>（</w:t>
      </w:r>
      <w:r>
        <w:rPr>
          <w:sz w:val="24"/>
          <w:szCs w:val="24"/>
        </w:rPr>
        <w:t>1</w:t>
      </w:r>
      <w:r>
        <w:rPr>
          <w:rFonts w:hint="eastAsia"/>
          <w:sz w:val="24"/>
          <w:szCs w:val="24"/>
        </w:rPr>
        <w:t>%~</w:t>
      </w:r>
      <w:r>
        <w:rPr>
          <w:sz w:val="24"/>
          <w:szCs w:val="24"/>
        </w:rPr>
        <w:t>24%</w:t>
      </w:r>
      <w:r>
        <w:rPr>
          <w:rFonts w:hint="eastAsia"/>
          <w:sz w:val="24"/>
          <w:szCs w:val="24"/>
        </w:rPr>
        <w:t>）的冠心病</w:t>
      </w:r>
      <w:r w:rsidRPr="00463346">
        <w:rPr>
          <w:rFonts w:hint="eastAsia"/>
          <w:sz w:val="24"/>
          <w:szCs w:val="24"/>
          <w:highlight w:val="yellow"/>
        </w:rPr>
        <w:t>（</w:t>
      </w:r>
      <w:r w:rsidRPr="00463346">
        <w:rPr>
          <w:sz w:val="24"/>
          <w:szCs w:val="24"/>
          <w:highlight w:val="yellow"/>
        </w:rPr>
        <w:t>coronary heart disease</w:t>
      </w:r>
      <w:r w:rsidRPr="00463346">
        <w:rPr>
          <w:rFonts w:hint="eastAsia"/>
          <w:sz w:val="24"/>
          <w:szCs w:val="24"/>
          <w:highlight w:val="yellow"/>
        </w:rPr>
        <w:t>，</w:t>
      </w:r>
      <w:r w:rsidRPr="00463346">
        <w:rPr>
          <w:sz w:val="24"/>
          <w:szCs w:val="24"/>
          <w:highlight w:val="yellow"/>
        </w:rPr>
        <w:t>CHD</w:t>
      </w:r>
      <w:r w:rsidRPr="00463346">
        <w:rPr>
          <w:rFonts w:hint="eastAsia"/>
          <w:sz w:val="24"/>
          <w:szCs w:val="24"/>
          <w:highlight w:val="yellow"/>
        </w:rPr>
        <w:t>）</w:t>
      </w:r>
      <w:r>
        <w:rPr>
          <w:rFonts w:hint="eastAsia"/>
          <w:sz w:val="24"/>
          <w:szCs w:val="24"/>
        </w:rPr>
        <w:t>事件和</w:t>
      </w:r>
      <w:r>
        <w:rPr>
          <w:sz w:val="24"/>
          <w:szCs w:val="24"/>
        </w:rPr>
        <w:t>16%</w:t>
      </w:r>
      <w:r>
        <w:rPr>
          <w:rFonts w:hint="eastAsia"/>
          <w:sz w:val="24"/>
          <w:szCs w:val="24"/>
        </w:rPr>
        <w:t>（</w:t>
      </w:r>
      <w:r>
        <w:rPr>
          <w:sz w:val="24"/>
          <w:szCs w:val="24"/>
        </w:rPr>
        <w:t>7</w:t>
      </w:r>
      <w:r>
        <w:rPr>
          <w:rFonts w:hint="eastAsia"/>
          <w:sz w:val="24"/>
          <w:szCs w:val="24"/>
        </w:rPr>
        <w:t>%~</w:t>
      </w:r>
      <w:r>
        <w:rPr>
          <w:sz w:val="24"/>
          <w:szCs w:val="24"/>
        </w:rPr>
        <w:t>23%</w:t>
      </w:r>
      <w:r>
        <w:rPr>
          <w:rFonts w:hint="eastAsia"/>
          <w:sz w:val="24"/>
          <w:szCs w:val="24"/>
        </w:rPr>
        <w:t>）的卒中及</w:t>
      </w:r>
      <w:r w:rsidRPr="00463346">
        <w:rPr>
          <w:rFonts w:hint="eastAsia"/>
          <w:sz w:val="24"/>
          <w:szCs w:val="24"/>
          <w:highlight w:val="yellow"/>
        </w:rPr>
        <w:t>CHD</w:t>
      </w:r>
      <w:r>
        <w:rPr>
          <w:rFonts w:hint="eastAsia"/>
          <w:sz w:val="24"/>
          <w:szCs w:val="24"/>
        </w:rPr>
        <w:t>复合终点，但未能显著降低心衰、心血管死亡和全因死亡的发生风险</w:t>
      </w:r>
      <w:r>
        <w:rPr>
          <w:sz w:val="24"/>
          <w:szCs w:val="24"/>
          <w:vertAlign w:val="superscript"/>
        </w:rPr>
        <w:t>[1]</w:t>
      </w:r>
      <w:r>
        <w:rPr>
          <w:rFonts w:hint="eastAsia"/>
          <w:sz w:val="24"/>
          <w:szCs w:val="24"/>
        </w:rPr>
        <w:t>。最近</w:t>
      </w:r>
      <w:proofErr w:type="spellStart"/>
      <w:r>
        <w:rPr>
          <w:sz w:val="24"/>
          <w:szCs w:val="24"/>
        </w:rPr>
        <w:t>Xie</w:t>
      </w:r>
      <w:proofErr w:type="spellEnd"/>
      <w:r>
        <w:rPr>
          <w:rFonts w:hint="eastAsia"/>
          <w:sz w:val="24"/>
          <w:szCs w:val="24"/>
        </w:rPr>
        <w:t>等人</w:t>
      </w:r>
      <w:r>
        <w:rPr>
          <w:sz w:val="24"/>
          <w:szCs w:val="24"/>
          <w:vertAlign w:val="superscript"/>
        </w:rPr>
        <w:t>[19]</w:t>
      </w:r>
      <w:r>
        <w:rPr>
          <w:rFonts w:hint="eastAsia"/>
          <w:sz w:val="24"/>
          <w:szCs w:val="24"/>
        </w:rPr>
        <w:t>也发表了相似的结果，他们分析了</w:t>
      </w:r>
      <w:r>
        <w:rPr>
          <w:rFonts w:hint="eastAsia"/>
          <w:sz w:val="24"/>
          <w:szCs w:val="24"/>
        </w:rPr>
        <w:t>19</w:t>
      </w:r>
      <w:r>
        <w:rPr>
          <w:rFonts w:hint="eastAsia"/>
          <w:sz w:val="24"/>
          <w:szCs w:val="24"/>
        </w:rPr>
        <w:t>项</w:t>
      </w:r>
      <w:r>
        <w:rPr>
          <w:sz w:val="24"/>
          <w:szCs w:val="24"/>
        </w:rPr>
        <w:t>RCT</w:t>
      </w:r>
      <w:r>
        <w:rPr>
          <w:rFonts w:hint="eastAsia"/>
          <w:sz w:val="24"/>
          <w:szCs w:val="24"/>
        </w:rPr>
        <w:t>（但只有</w:t>
      </w:r>
      <w:r>
        <w:rPr>
          <w:rFonts w:hint="eastAsia"/>
          <w:sz w:val="24"/>
          <w:szCs w:val="24"/>
        </w:rPr>
        <w:t>14</w:t>
      </w:r>
      <w:r>
        <w:rPr>
          <w:rFonts w:hint="eastAsia"/>
          <w:sz w:val="24"/>
          <w:szCs w:val="24"/>
        </w:rPr>
        <w:t>项给出了心血管终点）。</w:t>
      </w:r>
      <w:r w:rsidR="004C46D3">
        <w:rPr>
          <w:rFonts w:hint="eastAsia"/>
          <w:sz w:val="24"/>
          <w:szCs w:val="24"/>
        </w:rPr>
        <w:t>总体</w:t>
      </w:r>
      <w:r w:rsidR="00463346">
        <w:rPr>
          <w:rFonts w:hint="eastAsia"/>
          <w:sz w:val="24"/>
          <w:szCs w:val="24"/>
        </w:rPr>
        <w:t>而言</w:t>
      </w:r>
      <w:r>
        <w:rPr>
          <w:rFonts w:hint="eastAsia"/>
          <w:sz w:val="24"/>
          <w:szCs w:val="24"/>
        </w:rPr>
        <w:t>，两项荟萃分析均纳入了</w:t>
      </w:r>
      <w:r>
        <w:rPr>
          <w:rFonts w:hint="eastAsia"/>
          <w:sz w:val="24"/>
          <w:szCs w:val="24"/>
        </w:rPr>
        <w:t>11</w:t>
      </w:r>
      <w:r>
        <w:rPr>
          <w:rFonts w:hint="eastAsia"/>
          <w:sz w:val="24"/>
          <w:szCs w:val="24"/>
        </w:rPr>
        <w:t>项</w:t>
      </w:r>
      <w:r>
        <w:rPr>
          <w:sz w:val="24"/>
          <w:szCs w:val="24"/>
        </w:rPr>
        <w:t>RCT</w:t>
      </w:r>
      <w:r>
        <w:rPr>
          <w:rFonts w:hint="eastAsia"/>
          <w:sz w:val="24"/>
          <w:szCs w:val="24"/>
        </w:rPr>
        <w:t>（包括</w:t>
      </w:r>
      <w:r>
        <w:rPr>
          <w:sz w:val="24"/>
          <w:szCs w:val="24"/>
        </w:rPr>
        <w:t>39 420</w:t>
      </w:r>
      <w:r>
        <w:rPr>
          <w:rFonts w:hint="eastAsia"/>
          <w:sz w:val="24"/>
          <w:szCs w:val="24"/>
        </w:rPr>
        <w:t>人），这可以解释为什么</w:t>
      </w:r>
      <w:r w:rsidR="00463346">
        <w:rPr>
          <w:rFonts w:hint="eastAsia"/>
          <w:sz w:val="24"/>
          <w:szCs w:val="24"/>
        </w:rPr>
        <w:t>两者</w:t>
      </w:r>
      <w:r w:rsidR="00463346">
        <w:rPr>
          <w:sz w:val="24"/>
          <w:szCs w:val="24"/>
        </w:rPr>
        <w:t>的结果如此相似</w:t>
      </w:r>
      <w:r>
        <w:rPr>
          <w:rFonts w:hint="eastAsia"/>
          <w:sz w:val="24"/>
          <w:szCs w:val="24"/>
        </w:rPr>
        <w:t>。</w:t>
      </w:r>
    </w:p>
    <w:p w14:paraId="09F3FF7D" w14:textId="77777777" w:rsidR="0067239B" w:rsidRDefault="00E92BD1">
      <w:pPr>
        <w:spacing w:line="360" w:lineRule="auto"/>
        <w:ind w:firstLineChars="200" w:firstLine="480"/>
        <w:rPr>
          <w:sz w:val="24"/>
          <w:szCs w:val="24"/>
        </w:rPr>
      </w:pPr>
      <w:r w:rsidRPr="00E92BD1">
        <w:rPr>
          <w:rFonts w:hint="eastAsia"/>
          <w:sz w:val="24"/>
          <w:szCs w:val="24"/>
        </w:rPr>
        <w:t>最近一项比较强化和非强化降压对心血管系统影响的大型</w:t>
      </w:r>
      <w:r w:rsidRPr="00E92BD1">
        <w:rPr>
          <w:rFonts w:hint="eastAsia"/>
          <w:sz w:val="24"/>
          <w:szCs w:val="24"/>
        </w:rPr>
        <w:t>RCT</w:t>
      </w:r>
      <w:r w:rsidRPr="00E92BD1">
        <w:rPr>
          <w:rFonts w:hint="eastAsia"/>
          <w:sz w:val="24"/>
          <w:szCs w:val="24"/>
        </w:rPr>
        <w:t>——</w:t>
      </w:r>
      <w:r w:rsidRPr="00E92BD1">
        <w:rPr>
          <w:rFonts w:hint="eastAsia"/>
          <w:sz w:val="24"/>
          <w:szCs w:val="24"/>
        </w:rPr>
        <w:t>SPRINT</w:t>
      </w:r>
      <w:r w:rsidRPr="00E92BD1">
        <w:rPr>
          <w:rFonts w:hint="eastAsia"/>
          <w:sz w:val="24"/>
          <w:szCs w:val="24"/>
        </w:rPr>
        <w:t>研究结果的发表，提示我们</w:t>
      </w:r>
      <w:r w:rsidR="00984E4C">
        <w:rPr>
          <w:rFonts w:hint="eastAsia"/>
          <w:sz w:val="24"/>
          <w:szCs w:val="24"/>
        </w:rPr>
        <w:t>可以在</w:t>
      </w:r>
      <w:r w:rsidRPr="00E92BD1">
        <w:rPr>
          <w:rFonts w:hint="eastAsia"/>
          <w:sz w:val="24"/>
          <w:szCs w:val="24"/>
        </w:rPr>
        <w:t>更新</w:t>
      </w:r>
      <w:r w:rsidR="00984E4C">
        <w:rPr>
          <w:rFonts w:hint="eastAsia"/>
          <w:sz w:val="24"/>
          <w:szCs w:val="24"/>
        </w:rPr>
        <w:t>的荟萃分析中</w:t>
      </w:r>
      <w:r>
        <w:rPr>
          <w:rFonts w:hint="eastAsia"/>
          <w:sz w:val="24"/>
          <w:szCs w:val="24"/>
        </w:rPr>
        <w:t>加入最新强化降压的</w:t>
      </w:r>
      <w:r w:rsidR="0028367E">
        <w:rPr>
          <w:rFonts w:hint="eastAsia"/>
          <w:sz w:val="24"/>
          <w:szCs w:val="24"/>
        </w:rPr>
        <w:t>大量</w:t>
      </w:r>
      <w:r>
        <w:rPr>
          <w:rFonts w:hint="eastAsia"/>
          <w:sz w:val="24"/>
          <w:szCs w:val="24"/>
        </w:rPr>
        <w:t>数据后</w:t>
      </w:r>
      <w:r w:rsidRPr="00E92BD1">
        <w:rPr>
          <w:rFonts w:hint="eastAsia"/>
          <w:sz w:val="24"/>
          <w:szCs w:val="24"/>
        </w:rPr>
        <w:t>，</w:t>
      </w:r>
      <w:r w:rsidR="00984E4C">
        <w:rPr>
          <w:rFonts w:hint="eastAsia"/>
          <w:sz w:val="24"/>
          <w:szCs w:val="24"/>
        </w:rPr>
        <w:t>观察</w:t>
      </w:r>
      <w:r w:rsidR="00350646" w:rsidRPr="00B515A0">
        <w:rPr>
          <w:rFonts w:hint="eastAsia"/>
          <w:sz w:val="24"/>
          <w:szCs w:val="24"/>
        </w:rPr>
        <w:t>强化</w:t>
      </w:r>
      <w:r w:rsidR="00350646" w:rsidRPr="00B515A0">
        <w:rPr>
          <w:sz w:val="24"/>
          <w:szCs w:val="24"/>
        </w:rPr>
        <w:t>降压能否</w:t>
      </w:r>
      <w:r w:rsidR="0028367E" w:rsidRPr="00B515A0">
        <w:rPr>
          <w:rFonts w:hint="eastAsia"/>
          <w:sz w:val="24"/>
          <w:szCs w:val="24"/>
        </w:rPr>
        <w:t>显著</w:t>
      </w:r>
      <w:r w:rsidR="00350646" w:rsidRPr="00B515A0">
        <w:rPr>
          <w:sz w:val="24"/>
          <w:szCs w:val="24"/>
        </w:rPr>
        <w:t>降低</w:t>
      </w:r>
      <w:r w:rsidR="00350646" w:rsidRPr="00B515A0">
        <w:rPr>
          <w:rFonts w:hint="eastAsia"/>
          <w:sz w:val="24"/>
          <w:szCs w:val="24"/>
        </w:rPr>
        <w:t>心衰、心血管死亡、全因死亡</w:t>
      </w:r>
      <w:r w:rsidR="0028367E" w:rsidRPr="00B515A0">
        <w:rPr>
          <w:rFonts w:hint="eastAsia"/>
          <w:sz w:val="24"/>
          <w:szCs w:val="24"/>
        </w:rPr>
        <w:t>等终点</w:t>
      </w:r>
      <w:r w:rsidR="0028367E" w:rsidRPr="00B515A0">
        <w:rPr>
          <w:sz w:val="24"/>
          <w:szCs w:val="24"/>
        </w:rPr>
        <w:t>的</w:t>
      </w:r>
      <w:r w:rsidR="00350646" w:rsidRPr="00B515A0">
        <w:rPr>
          <w:rFonts w:hint="eastAsia"/>
          <w:sz w:val="24"/>
          <w:szCs w:val="24"/>
        </w:rPr>
        <w:t>发生风险</w:t>
      </w:r>
      <w:r w:rsidR="0028367E" w:rsidRPr="00B515A0">
        <w:rPr>
          <w:rFonts w:hint="eastAsia"/>
          <w:sz w:val="24"/>
          <w:szCs w:val="24"/>
        </w:rPr>
        <w:t>（</w:t>
      </w:r>
      <w:r w:rsidRPr="0028367E">
        <w:rPr>
          <w:rFonts w:hint="eastAsia"/>
          <w:sz w:val="24"/>
          <w:szCs w:val="24"/>
        </w:rPr>
        <w:t>既往荟萃分析</w:t>
      </w:r>
      <w:r w:rsidRPr="00B515A0">
        <w:rPr>
          <w:rFonts w:hint="eastAsia"/>
          <w:sz w:val="24"/>
          <w:szCs w:val="24"/>
          <w:vertAlign w:val="superscript"/>
        </w:rPr>
        <w:t>[</w:t>
      </w:r>
      <w:r w:rsidRPr="00B515A0">
        <w:rPr>
          <w:sz w:val="24"/>
          <w:szCs w:val="24"/>
          <w:vertAlign w:val="superscript"/>
        </w:rPr>
        <w:t>1,19]</w:t>
      </w:r>
      <w:r w:rsidR="0028367E" w:rsidRPr="00B515A0">
        <w:rPr>
          <w:rFonts w:hint="eastAsia"/>
          <w:sz w:val="24"/>
          <w:szCs w:val="24"/>
        </w:rPr>
        <w:t>中未能</w:t>
      </w:r>
      <w:r w:rsidR="0028367E" w:rsidRPr="00B515A0">
        <w:rPr>
          <w:sz w:val="24"/>
          <w:szCs w:val="24"/>
        </w:rPr>
        <w:t>证实这点）</w:t>
      </w:r>
      <w:r w:rsidRPr="0028367E">
        <w:rPr>
          <w:rFonts w:hint="eastAsia"/>
          <w:sz w:val="24"/>
          <w:szCs w:val="24"/>
        </w:rPr>
        <w:t>。</w:t>
      </w:r>
    </w:p>
    <w:p w14:paraId="709D1987" w14:textId="77777777" w:rsidR="0067239B" w:rsidRDefault="00367850">
      <w:pPr>
        <w:spacing w:line="360" w:lineRule="auto"/>
        <w:ind w:firstLineChars="200" w:firstLine="480"/>
      </w:pPr>
      <w:r>
        <w:rPr>
          <w:rFonts w:hint="eastAsia"/>
          <w:sz w:val="24"/>
          <w:szCs w:val="24"/>
        </w:rPr>
        <w:t>更新荟萃分析还有另一个重要原因。自从首批比较强化与非强化降压治疗的</w:t>
      </w:r>
      <w:r>
        <w:rPr>
          <w:sz w:val="24"/>
          <w:szCs w:val="24"/>
        </w:rPr>
        <w:t>RCT</w:t>
      </w:r>
      <w:r>
        <w:rPr>
          <w:rFonts w:hint="eastAsia"/>
          <w:sz w:val="24"/>
          <w:szCs w:val="24"/>
        </w:rPr>
        <w:t>发表以来</w:t>
      </w:r>
      <w:r>
        <w:rPr>
          <w:sz w:val="24"/>
          <w:szCs w:val="24"/>
          <w:vertAlign w:val="superscript"/>
        </w:rPr>
        <w:t>[3,4]</w:t>
      </w:r>
      <w:r>
        <w:rPr>
          <w:rFonts w:hint="eastAsia"/>
          <w:sz w:val="24"/>
          <w:szCs w:val="24"/>
        </w:rPr>
        <w:t>，“越低越好”的理念</w:t>
      </w:r>
      <w:r w:rsidR="00350646" w:rsidRPr="0028367E">
        <w:rPr>
          <w:rFonts w:hint="eastAsia"/>
          <w:sz w:val="24"/>
          <w:szCs w:val="24"/>
        </w:rPr>
        <w:t>获得</w:t>
      </w:r>
      <w:r w:rsidR="00350646" w:rsidRPr="0028367E">
        <w:rPr>
          <w:sz w:val="24"/>
          <w:szCs w:val="24"/>
        </w:rPr>
        <w:t>支持</w:t>
      </w:r>
      <w:r>
        <w:rPr>
          <w:rFonts w:hint="eastAsia"/>
          <w:sz w:val="24"/>
          <w:szCs w:val="24"/>
        </w:rPr>
        <w:t>，即血压越低，通过治疗减少的终点越多，暗示目标血压应尽可能低，或</w:t>
      </w:r>
      <w:r>
        <w:rPr>
          <w:sz w:val="24"/>
          <w:szCs w:val="24"/>
        </w:rPr>
        <w:t>SBP/DBP</w:t>
      </w:r>
      <w:r>
        <w:rPr>
          <w:rFonts w:hint="eastAsia"/>
          <w:sz w:val="24"/>
          <w:szCs w:val="24"/>
        </w:rPr>
        <w:t>的</w:t>
      </w:r>
      <w:r>
        <w:rPr>
          <w:sz w:val="24"/>
          <w:szCs w:val="24"/>
        </w:rPr>
        <w:t>值</w:t>
      </w:r>
      <w:r>
        <w:rPr>
          <w:rFonts w:hint="eastAsia"/>
          <w:sz w:val="24"/>
          <w:szCs w:val="24"/>
        </w:rPr>
        <w:t>至少尽量接近</w:t>
      </w:r>
      <w:r>
        <w:rPr>
          <w:sz w:val="24"/>
          <w:szCs w:val="24"/>
        </w:rPr>
        <w:t>115/70 mmHg</w:t>
      </w:r>
      <w:r>
        <w:rPr>
          <w:rFonts w:hint="eastAsia"/>
          <w:sz w:val="24"/>
          <w:szCs w:val="24"/>
        </w:rPr>
        <w:t>，在观察性研究中，既往无心血管疾病患者的</w:t>
      </w:r>
      <w:r>
        <w:rPr>
          <w:sz w:val="24"/>
          <w:szCs w:val="24"/>
        </w:rPr>
        <w:t>血压</w:t>
      </w:r>
      <w:r>
        <w:rPr>
          <w:rFonts w:hint="eastAsia"/>
          <w:sz w:val="24"/>
          <w:szCs w:val="24"/>
        </w:rPr>
        <w:t>处于</w:t>
      </w:r>
      <w:r>
        <w:rPr>
          <w:sz w:val="24"/>
          <w:szCs w:val="24"/>
        </w:rPr>
        <w:t>此水平时，</w:t>
      </w:r>
      <w:r>
        <w:rPr>
          <w:rFonts w:hint="eastAsia"/>
          <w:sz w:val="24"/>
          <w:szCs w:val="24"/>
        </w:rPr>
        <w:t>发生卒中和</w:t>
      </w:r>
      <w:r>
        <w:rPr>
          <w:rFonts w:hint="eastAsia"/>
          <w:sz w:val="24"/>
          <w:szCs w:val="24"/>
        </w:rPr>
        <w:t>CHD</w:t>
      </w:r>
      <w:r>
        <w:rPr>
          <w:rFonts w:hint="eastAsia"/>
          <w:sz w:val="24"/>
          <w:szCs w:val="24"/>
        </w:rPr>
        <w:t>的风险最低</w:t>
      </w:r>
      <w:r>
        <w:rPr>
          <w:sz w:val="24"/>
          <w:szCs w:val="24"/>
          <w:vertAlign w:val="superscript"/>
        </w:rPr>
        <w:t>[21]</w:t>
      </w:r>
      <w:r>
        <w:rPr>
          <w:rFonts w:hint="eastAsia"/>
          <w:sz w:val="24"/>
          <w:szCs w:val="24"/>
        </w:rPr>
        <w:t>。显然，</w:t>
      </w:r>
      <w:r w:rsidR="00350646">
        <w:rPr>
          <w:rFonts w:hint="eastAsia"/>
          <w:sz w:val="24"/>
          <w:szCs w:val="24"/>
        </w:rPr>
        <w:t>事实并非</w:t>
      </w:r>
      <w:r w:rsidR="00350646">
        <w:rPr>
          <w:sz w:val="24"/>
          <w:szCs w:val="24"/>
        </w:rPr>
        <w:t>如此</w:t>
      </w:r>
      <w:r>
        <w:rPr>
          <w:rFonts w:hint="eastAsia"/>
          <w:sz w:val="24"/>
          <w:szCs w:val="24"/>
        </w:rPr>
        <w:t>，因为很多</w:t>
      </w:r>
      <w:r>
        <w:rPr>
          <w:sz w:val="24"/>
          <w:szCs w:val="24"/>
        </w:rPr>
        <w:t>RCT</w:t>
      </w:r>
      <w:r>
        <w:rPr>
          <w:rFonts w:hint="eastAsia"/>
          <w:sz w:val="24"/>
          <w:szCs w:val="24"/>
        </w:rPr>
        <w:t>即使对患者进行了强化治疗，也仅仅是把血压（尤其是</w:t>
      </w:r>
      <w:r>
        <w:rPr>
          <w:sz w:val="24"/>
          <w:szCs w:val="24"/>
        </w:rPr>
        <w:t>SBP</w:t>
      </w:r>
      <w:r>
        <w:rPr>
          <w:rFonts w:hint="eastAsia"/>
          <w:sz w:val="24"/>
          <w:szCs w:val="24"/>
        </w:rPr>
        <w:t>）降至远高于</w:t>
      </w:r>
      <w:r>
        <w:rPr>
          <w:sz w:val="24"/>
          <w:szCs w:val="24"/>
        </w:rPr>
        <w:t>115/70 mmHg</w:t>
      </w:r>
      <w:r>
        <w:rPr>
          <w:rFonts w:hint="eastAsia"/>
          <w:sz w:val="24"/>
          <w:szCs w:val="24"/>
        </w:rPr>
        <w:t>的水平。通过荟萃分析考察最佳目标血压的正确方式是根据强化治疗组达到的平均</w:t>
      </w:r>
      <w:r>
        <w:rPr>
          <w:rFonts w:hint="eastAsia"/>
          <w:sz w:val="24"/>
          <w:szCs w:val="24"/>
        </w:rPr>
        <w:t>SBP</w:t>
      </w:r>
      <w:r>
        <w:rPr>
          <w:rFonts w:hint="eastAsia"/>
          <w:sz w:val="24"/>
          <w:szCs w:val="24"/>
        </w:rPr>
        <w:t>（或</w:t>
      </w:r>
      <w:r>
        <w:rPr>
          <w:rFonts w:hint="eastAsia"/>
          <w:sz w:val="24"/>
          <w:szCs w:val="24"/>
        </w:rPr>
        <w:t>DBP</w:t>
      </w:r>
      <w:r>
        <w:rPr>
          <w:rFonts w:hint="eastAsia"/>
          <w:sz w:val="24"/>
          <w:szCs w:val="24"/>
        </w:rPr>
        <w:t>）来对</w:t>
      </w:r>
      <w:r>
        <w:rPr>
          <w:sz w:val="24"/>
          <w:szCs w:val="24"/>
        </w:rPr>
        <w:t>RCT</w:t>
      </w:r>
      <w:r>
        <w:rPr>
          <w:rFonts w:hint="eastAsia"/>
          <w:sz w:val="24"/>
          <w:szCs w:val="24"/>
        </w:rPr>
        <w:t>进行分组。</w:t>
      </w:r>
      <w:r w:rsidR="00350646">
        <w:rPr>
          <w:rFonts w:hint="eastAsia"/>
          <w:sz w:val="24"/>
          <w:szCs w:val="24"/>
        </w:rPr>
        <w:t>如果</w:t>
      </w:r>
      <w:r>
        <w:rPr>
          <w:rFonts w:hint="eastAsia"/>
          <w:sz w:val="24"/>
          <w:szCs w:val="24"/>
        </w:rPr>
        <w:t>活性药物治疗使血压降至低于选定的临界值时，这种荟萃分析还应包括比较活性药物与安慰剂治疗的</w:t>
      </w:r>
      <w:r>
        <w:rPr>
          <w:rFonts w:hint="eastAsia"/>
          <w:sz w:val="24"/>
          <w:szCs w:val="24"/>
        </w:rPr>
        <w:t>RCT</w:t>
      </w:r>
      <w:r w:rsidR="00460FA5">
        <w:rPr>
          <w:rFonts w:hint="eastAsia"/>
          <w:sz w:val="24"/>
          <w:szCs w:val="24"/>
        </w:rPr>
        <w:t>。</w:t>
      </w:r>
      <w:r>
        <w:rPr>
          <w:rFonts w:hint="eastAsia"/>
          <w:sz w:val="24"/>
          <w:szCs w:val="24"/>
        </w:rPr>
        <w:t>2014</w:t>
      </w:r>
      <w:r>
        <w:rPr>
          <w:rFonts w:hint="eastAsia"/>
          <w:sz w:val="24"/>
          <w:szCs w:val="24"/>
        </w:rPr>
        <w:t>年的荟萃分析中，我们进行了</w:t>
      </w:r>
      <w:r w:rsidR="00350646">
        <w:rPr>
          <w:rFonts w:hint="eastAsia"/>
          <w:sz w:val="24"/>
          <w:szCs w:val="24"/>
        </w:rPr>
        <w:t>类似的</w:t>
      </w:r>
      <w:r>
        <w:rPr>
          <w:rFonts w:hint="eastAsia"/>
          <w:sz w:val="24"/>
          <w:szCs w:val="24"/>
        </w:rPr>
        <w:t>分析，结果显示，当</w:t>
      </w:r>
      <w:r>
        <w:rPr>
          <w:sz w:val="24"/>
          <w:szCs w:val="24"/>
        </w:rPr>
        <w:t>SBP</w:t>
      </w:r>
      <w:r>
        <w:rPr>
          <w:rFonts w:hint="eastAsia"/>
          <w:sz w:val="24"/>
          <w:szCs w:val="24"/>
        </w:rPr>
        <w:t>值低于（</w:t>
      </w:r>
      <w:r>
        <w:rPr>
          <w:sz w:val="24"/>
          <w:szCs w:val="24"/>
        </w:rPr>
        <w:t>vs.</w:t>
      </w:r>
      <w:r>
        <w:rPr>
          <w:rFonts w:hint="eastAsia"/>
          <w:sz w:val="24"/>
          <w:szCs w:val="24"/>
        </w:rPr>
        <w:t>高于）</w:t>
      </w:r>
      <w:r>
        <w:rPr>
          <w:sz w:val="24"/>
          <w:szCs w:val="24"/>
        </w:rPr>
        <w:t>130 mmHg</w:t>
      </w:r>
      <w:r>
        <w:rPr>
          <w:rFonts w:hint="eastAsia"/>
          <w:sz w:val="24"/>
          <w:szCs w:val="24"/>
        </w:rPr>
        <w:t>的临界值时，卒中发生风险</w:t>
      </w:r>
      <w:r w:rsidR="00460FA5">
        <w:rPr>
          <w:rFonts w:hint="eastAsia"/>
          <w:sz w:val="24"/>
          <w:szCs w:val="24"/>
        </w:rPr>
        <w:t>的</w:t>
      </w:r>
      <w:r>
        <w:rPr>
          <w:rFonts w:hint="eastAsia"/>
          <w:sz w:val="24"/>
          <w:szCs w:val="24"/>
        </w:rPr>
        <w:t>降低仍有统计学意义，但</w:t>
      </w:r>
      <w:bookmarkStart w:id="1" w:name="OLE_LINK11"/>
      <w:r>
        <w:rPr>
          <w:rFonts w:hint="eastAsia"/>
          <w:sz w:val="24"/>
          <w:szCs w:val="24"/>
        </w:rPr>
        <w:t>其他终点</w:t>
      </w:r>
      <w:bookmarkEnd w:id="1"/>
      <w:r>
        <w:rPr>
          <w:rFonts w:hint="eastAsia"/>
          <w:sz w:val="24"/>
          <w:szCs w:val="24"/>
        </w:rPr>
        <w:t>，如</w:t>
      </w:r>
      <w:r>
        <w:rPr>
          <w:rFonts w:hint="eastAsia"/>
          <w:sz w:val="24"/>
          <w:szCs w:val="24"/>
        </w:rPr>
        <w:t>CHD</w:t>
      </w:r>
      <w:r>
        <w:rPr>
          <w:rFonts w:hint="eastAsia"/>
          <w:sz w:val="24"/>
          <w:szCs w:val="24"/>
        </w:rPr>
        <w:t>事件、心衰和心血管死亡等</w:t>
      </w:r>
      <w:r>
        <w:rPr>
          <w:sz w:val="24"/>
          <w:szCs w:val="24"/>
          <w:vertAlign w:val="superscript"/>
        </w:rPr>
        <w:t>[22]</w:t>
      </w:r>
      <w:r>
        <w:rPr>
          <w:rFonts w:hint="eastAsia"/>
          <w:sz w:val="24"/>
          <w:szCs w:val="24"/>
        </w:rPr>
        <w:t>却</w:t>
      </w:r>
      <w:r w:rsidR="00460FA5">
        <w:rPr>
          <w:rFonts w:hint="eastAsia"/>
          <w:sz w:val="24"/>
          <w:szCs w:val="24"/>
        </w:rPr>
        <w:t>没有统计学</w:t>
      </w:r>
      <w:r w:rsidR="00460FA5">
        <w:rPr>
          <w:sz w:val="24"/>
          <w:szCs w:val="24"/>
        </w:rPr>
        <w:t>意义</w:t>
      </w:r>
      <w:r>
        <w:rPr>
          <w:rFonts w:hint="eastAsia"/>
          <w:sz w:val="24"/>
          <w:szCs w:val="24"/>
        </w:rPr>
        <w:t>。因此，在本次更新中，</w:t>
      </w:r>
      <w:r w:rsidRPr="00460FA5">
        <w:rPr>
          <w:rFonts w:hint="eastAsia"/>
          <w:sz w:val="24"/>
          <w:szCs w:val="24"/>
        </w:rPr>
        <w:t>我们</w:t>
      </w:r>
      <w:r w:rsidR="00460FA5" w:rsidRPr="00B515A0">
        <w:rPr>
          <w:rFonts w:hint="eastAsia"/>
          <w:sz w:val="24"/>
          <w:szCs w:val="24"/>
        </w:rPr>
        <w:t>纳入</w:t>
      </w:r>
      <w:r w:rsidR="00460FA5">
        <w:rPr>
          <w:rFonts w:hint="eastAsia"/>
          <w:sz w:val="24"/>
          <w:szCs w:val="24"/>
        </w:rPr>
        <w:t>的</w:t>
      </w:r>
      <w:r w:rsidRPr="00460FA5">
        <w:rPr>
          <w:sz w:val="24"/>
          <w:szCs w:val="24"/>
        </w:rPr>
        <w:t>SPRINT</w:t>
      </w:r>
      <w:r w:rsidRPr="00460FA5">
        <w:rPr>
          <w:rFonts w:hint="eastAsia"/>
          <w:sz w:val="24"/>
          <w:szCs w:val="24"/>
        </w:rPr>
        <w:t>研究能否使这些终点的发生风险降低达到</w:t>
      </w:r>
      <w:r w:rsidR="00460FA5">
        <w:rPr>
          <w:rFonts w:hint="eastAsia"/>
          <w:sz w:val="24"/>
          <w:szCs w:val="24"/>
        </w:rPr>
        <w:t>有</w:t>
      </w:r>
      <w:r w:rsidRPr="00460FA5">
        <w:rPr>
          <w:rFonts w:hint="eastAsia"/>
          <w:sz w:val="24"/>
          <w:szCs w:val="24"/>
        </w:rPr>
        <w:t>统计学意义。</w:t>
      </w:r>
    </w:p>
    <w:p w14:paraId="55E935F2" w14:textId="77777777" w:rsidR="0067239B" w:rsidRDefault="0067239B">
      <w:pPr>
        <w:ind w:firstLineChars="200" w:firstLine="420"/>
      </w:pPr>
    </w:p>
    <w:p w14:paraId="6EC75FF3" w14:textId="77777777" w:rsidR="0067239B" w:rsidRDefault="00367850">
      <w:pPr>
        <w:rPr>
          <w:b/>
          <w:sz w:val="24"/>
        </w:rPr>
      </w:pPr>
      <w:r>
        <w:rPr>
          <w:rFonts w:hint="eastAsia"/>
          <w:b/>
          <w:sz w:val="24"/>
        </w:rPr>
        <w:t>方法</w:t>
      </w:r>
    </w:p>
    <w:p w14:paraId="71B8E1B7" w14:textId="77777777" w:rsidR="0067239B" w:rsidRDefault="00367850">
      <w:pPr>
        <w:spacing w:line="360" w:lineRule="auto"/>
        <w:rPr>
          <w:b/>
          <w:sz w:val="24"/>
          <w:szCs w:val="24"/>
        </w:rPr>
      </w:pPr>
      <w:r>
        <w:rPr>
          <w:rFonts w:hint="eastAsia"/>
          <w:b/>
          <w:sz w:val="24"/>
          <w:szCs w:val="24"/>
        </w:rPr>
        <w:t>试验的纳入标准</w:t>
      </w:r>
    </w:p>
    <w:p w14:paraId="5CB80DCF" w14:textId="77777777" w:rsidR="0067239B" w:rsidRDefault="00367850">
      <w:pPr>
        <w:spacing w:line="360" w:lineRule="auto"/>
        <w:ind w:firstLineChars="200" w:firstLine="480"/>
        <w:rPr>
          <w:sz w:val="24"/>
          <w:szCs w:val="24"/>
        </w:rPr>
      </w:pPr>
      <w:r>
        <w:rPr>
          <w:rFonts w:hint="eastAsia"/>
          <w:sz w:val="24"/>
          <w:szCs w:val="24"/>
        </w:rPr>
        <w:t>本荟萃分析纳入的</w:t>
      </w:r>
      <w:r>
        <w:rPr>
          <w:sz w:val="24"/>
          <w:szCs w:val="24"/>
        </w:rPr>
        <w:t>RCT</w:t>
      </w:r>
      <w:r>
        <w:rPr>
          <w:rFonts w:hint="eastAsia"/>
          <w:sz w:val="24"/>
          <w:szCs w:val="24"/>
        </w:rPr>
        <w:t>是</w:t>
      </w:r>
      <w:r w:rsidR="00460FA5">
        <w:rPr>
          <w:rFonts w:hint="eastAsia"/>
          <w:sz w:val="24"/>
          <w:szCs w:val="24"/>
        </w:rPr>
        <w:t>在</w:t>
      </w:r>
      <w:r>
        <w:rPr>
          <w:rFonts w:hint="eastAsia"/>
          <w:sz w:val="24"/>
          <w:szCs w:val="24"/>
        </w:rPr>
        <w:t>2014</w:t>
      </w:r>
      <w:r>
        <w:rPr>
          <w:rFonts w:hint="eastAsia"/>
          <w:sz w:val="24"/>
          <w:szCs w:val="24"/>
        </w:rPr>
        <w:t>年检索</w:t>
      </w:r>
      <w:r w:rsidR="00460FA5">
        <w:rPr>
          <w:rFonts w:hint="eastAsia"/>
          <w:sz w:val="24"/>
          <w:szCs w:val="24"/>
        </w:rPr>
        <w:t>结果</w:t>
      </w:r>
      <w:r w:rsidR="00460FA5">
        <w:rPr>
          <w:sz w:val="24"/>
          <w:szCs w:val="24"/>
        </w:rPr>
        <w:t>的基础上</w:t>
      </w:r>
      <w:r>
        <w:rPr>
          <w:sz w:val="24"/>
          <w:szCs w:val="24"/>
          <w:vertAlign w:val="superscript"/>
        </w:rPr>
        <w:t>[1]</w:t>
      </w:r>
      <w:r>
        <w:rPr>
          <w:rFonts w:hint="eastAsia"/>
          <w:sz w:val="24"/>
          <w:szCs w:val="24"/>
        </w:rPr>
        <w:t>，</w:t>
      </w:r>
      <w:r w:rsidR="00460FA5">
        <w:rPr>
          <w:rFonts w:hint="eastAsia"/>
          <w:sz w:val="24"/>
          <w:szCs w:val="24"/>
        </w:rPr>
        <w:t>增加</w:t>
      </w:r>
      <w:r>
        <w:rPr>
          <w:rFonts w:hint="eastAsia"/>
          <w:sz w:val="24"/>
          <w:szCs w:val="24"/>
        </w:rPr>
        <w:t>2015</w:t>
      </w:r>
      <w:r>
        <w:rPr>
          <w:rFonts w:hint="eastAsia"/>
          <w:sz w:val="24"/>
          <w:szCs w:val="24"/>
        </w:rPr>
        <w:t>年</w:t>
      </w:r>
      <w:r>
        <w:rPr>
          <w:rFonts w:hint="eastAsia"/>
          <w:sz w:val="24"/>
          <w:szCs w:val="24"/>
        </w:rPr>
        <w:t>12</w:t>
      </w:r>
      <w:r>
        <w:rPr>
          <w:rFonts w:hint="eastAsia"/>
          <w:sz w:val="24"/>
          <w:szCs w:val="24"/>
        </w:rPr>
        <w:t>月</w:t>
      </w:r>
      <w:r>
        <w:rPr>
          <w:rFonts w:hint="eastAsia"/>
          <w:sz w:val="24"/>
          <w:szCs w:val="24"/>
        </w:rPr>
        <w:t>31</w:t>
      </w:r>
      <w:r>
        <w:rPr>
          <w:rFonts w:hint="eastAsia"/>
          <w:sz w:val="24"/>
          <w:szCs w:val="24"/>
        </w:rPr>
        <w:t>日之前发表的研究和荟萃分析。</w:t>
      </w:r>
      <w:r w:rsidR="00A3067C">
        <w:rPr>
          <w:rFonts w:hint="eastAsia"/>
          <w:sz w:val="24"/>
          <w:szCs w:val="24"/>
        </w:rPr>
        <w:t>入选</w:t>
      </w:r>
      <w:r>
        <w:rPr>
          <w:rFonts w:hint="eastAsia"/>
          <w:sz w:val="24"/>
          <w:szCs w:val="24"/>
        </w:rPr>
        <w:t>标准为：招募高血压患者或队列</w:t>
      </w:r>
      <w:r w:rsidR="00CD0DB6">
        <w:rPr>
          <w:rFonts w:hint="eastAsia"/>
          <w:sz w:val="24"/>
          <w:szCs w:val="24"/>
        </w:rPr>
        <w:t>的</w:t>
      </w:r>
      <w:r w:rsidR="00CD0DB6">
        <w:rPr>
          <w:sz w:val="24"/>
          <w:szCs w:val="24"/>
        </w:rPr>
        <w:t>RCT</w:t>
      </w:r>
      <w:r w:rsidR="00CD0DB6">
        <w:rPr>
          <w:sz w:val="24"/>
          <w:szCs w:val="24"/>
        </w:rPr>
        <w:t>，</w:t>
      </w:r>
      <w:r w:rsidR="00CD0DB6">
        <w:rPr>
          <w:sz w:val="24"/>
          <w:szCs w:val="24"/>
        </w:rPr>
        <w:lastRenderedPageBreak/>
        <w:t>其中</w:t>
      </w:r>
      <w:r>
        <w:rPr>
          <w:rFonts w:hint="eastAsia"/>
          <w:sz w:val="24"/>
          <w:szCs w:val="24"/>
        </w:rPr>
        <w:t>至少</w:t>
      </w:r>
      <w:r w:rsidR="00CD0DB6">
        <w:rPr>
          <w:rFonts w:hint="eastAsia"/>
          <w:sz w:val="24"/>
          <w:szCs w:val="24"/>
        </w:rPr>
        <w:t>包括</w:t>
      </w:r>
      <w:r>
        <w:rPr>
          <w:sz w:val="24"/>
          <w:szCs w:val="24"/>
        </w:rPr>
        <w:t>40%</w:t>
      </w:r>
      <w:r>
        <w:rPr>
          <w:rFonts w:hint="eastAsia"/>
          <w:sz w:val="24"/>
          <w:szCs w:val="24"/>
        </w:rPr>
        <w:t>的高血压患者</w:t>
      </w:r>
      <w:r w:rsidR="00CD0DB6">
        <w:rPr>
          <w:rFonts w:hint="eastAsia"/>
          <w:sz w:val="24"/>
          <w:szCs w:val="24"/>
        </w:rPr>
        <w:t>，患者</w:t>
      </w:r>
      <w:r>
        <w:rPr>
          <w:rFonts w:hint="eastAsia"/>
          <w:sz w:val="24"/>
          <w:szCs w:val="24"/>
        </w:rPr>
        <w:t>年龄≥</w:t>
      </w:r>
      <w:r>
        <w:rPr>
          <w:rFonts w:hint="eastAsia"/>
          <w:sz w:val="24"/>
          <w:szCs w:val="24"/>
        </w:rPr>
        <w:t>18</w:t>
      </w:r>
      <w:r>
        <w:rPr>
          <w:rFonts w:hint="eastAsia"/>
          <w:sz w:val="24"/>
          <w:szCs w:val="24"/>
        </w:rPr>
        <w:t>岁；排除标准为：</w:t>
      </w:r>
      <w:r w:rsidR="005B2F41">
        <w:rPr>
          <w:rFonts w:hint="eastAsia"/>
          <w:sz w:val="24"/>
          <w:szCs w:val="24"/>
        </w:rPr>
        <w:t>研究中包括</w:t>
      </w:r>
      <w:r>
        <w:rPr>
          <w:rFonts w:hint="eastAsia"/>
          <w:sz w:val="24"/>
          <w:szCs w:val="24"/>
        </w:rPr>
        <w:t>急性心肌梗死、心衰、急性卒中、肾透析和继发性高血压患者；</w:t>
      </w:r>
      <w:r w:rsidR="00592CCA" w:rsidRPr="00B515A0">
        <w:rPr>
          <w:rFonts w:hint="eastAsia"/>
          <w:sz w:val="24"/>
          <w:szCs w:val="24"/>
          <w:highlight w:val="yellow"/>
        </w:rPr>
        <w:t>只有</w:t>
      </w:r>
      <w:r w:rsidR="00592CCA" w:rsidRPr="00B515A0">
        <w:rPr>
          <w:sz w:val="24"/>
          <w:szCs w:val="24"/>
          <w:highlight w:val="yellow"/>
        </w:rPr>
        <w:t>1</w:t>
      </w:r>
      <w:r w:rsidR="00592CCA" w:rsidRPr="00B515A0">
        <w:rPr>
          <w:rFonts w:hint="eastAsia"/>
          <w:sz w:val="24"/>
          <w:szCs w:val="24"/>
          <w:highlight w:val="yellow"/>
        </w:rPr>
        <w:t>个意向性降压药治疗组的强度大于对照组</w:t>
      </w:r>
      <w:r w:rsidRPr="00B515A0">
        <w:rPr>
          <w:rFonts w:hint="eastAsia"/>
          <w:sz w:val="24"/>
          <w:szCs w:val="24"/>
          <w:highlight w:val="yellow"/>
        </w:rPr>
        <w:t>；</w:t>
      </w:r>
      <w:r>
        <w:rPr>
          <w:sz w:val="24"/>
          <w:szCs w:val="24"/>
        </w:rPr>
        <w:t>SBP</w:t>
      </w:r>
      <w:r>
        <w:rPr>
          <w:rFonts w:hint="eastAsia"/>
          <w:sz w:val="24"/>
          <w:szCs w:val="24"/>
        </w:rPr>
        <w:t>或</w:t>
      </w:r>
      <w:r>
        <w:rPr>
          <w:sz w:val="24"/>
          <w:szCs w:val="24"/>
        </w:rPr>
        <w:t>DBP</w:t>
      </w:r>
      <w:r>
        <w:rPr>
          <w:rFonts w:hint="eastAsia"/>
          <w:sz w:val="24"/>
          <w:szCs w:val="24"/>
        </w:rPr>
        <w:t>的组间差异至少为</w:t>
      </w:r>
      <w:r>
        <w:rPr>
          <w:sz w:val="24"/>
          <w:szCs w:val="24"/>
        </w:rPr>
        <w:t>2 mmHg</w:t>
      </w:r>
      <w:r>
        <w:rPr>
          <w:rFonts w:hint="eastAsia"/>
          <w:sz w:val="24"/>
          <w:szCs w:val="24"/>
        </w:rPr>
        <w:t>；至少报告一种心血管事件或全因死亡；至少随访</w:t>
      </w:r>
      <w:r>
        <w:rPr>
          <w:rFonts w:hint="eastAsia"/>
          <w:sz w:val="24"/>
          <w:szCs w:val="24"/>
        </w:rPr>
        <w:t>6</w:t>
      </w:r>
      <w:r>
        <w:rPr>
          <w:rFonts w:hint="eastAsia"/>
          <w:sz w:val="24"/>
          <w:szCs w:val="24"/>
        </w:rPr>
        <w:t>个月；随访期间至少发生</w:t>
      </w:r>
      <w:r>
        <w:rPr>
          <w:rFonts w:hint="eastAsia"/>
          <w:sz w:val="24"/>
          <w:szCs w:val="24"/>
        </w:rPr>
        <w:t>5</w:t>
      </w:r>
      <w:r>
        <w:rPr>
          <w:rFonts w:hint="eastAsia"/>
          <w:sz w:val="24"/>
          <w:szCs w:val="24"/>
        </w:rPr>
        <w:t>次事件。在敏感性分析中，</w:t>
      </w:r>
      <w:r w:rsidR="00CD0DB6">
        <w:rPr>
          <w:rFonts w:hint="eastAsia"/>
          <w:sz w:val="24"/>
          <w:szCs w:val="24"/>
        </w:rPr>
        <w:t>如果没有前文</w:t>
      </w:r>
      <w:r w:rsidR="00CD0DB6">
        <w:rPr>
          <w:sz w:val="24"/>
          <w:szCs w:val="24"/>
        </w:rPr>
        <w:t>列出的</w:t>
      </w:r>
      <w:r w:rsidR="00CD0DB6">
        <w:rPr>
          <w:rFonts w:hint="eastAsia"/>
          <w:sz w:val="24"/>
          <w:szCs w:val="24"/>
        </w:rPr>
        <w:t>排除标准，</w:t>
      </w:r>
      <w:r>
        <w:rPr>
          <w:rFonts w:hint="eastAsia"/>
          <w:sz w:val="24"/>
          <w:szCs w:val="24"/>
        </w:rPr>
        <w:t>可</w:t>
      </w:r>
      <w:r>
        <w:rPr>
          <w:sz w:val="24"/>
          <w:szCs w:val="24"/>
        </w:rPr>
        <w:t>考虑</w:t>
      </w:r>
      <w:r>
        <w:rPr>
          <w:rFonts w:hint="eastAsia"/>
          <w:sz w:val="24"/>
          <w:szCs w:val="24"/>
        </w:rPr>
        <w:t>入选</w:t>
      </w:r>
      <w:r w:rsidR="00CD0DB6">
        <w:rPr>
          <w:rFonts w:hint="eastAsia"/>
          <w:sz w:val="24"/>
          <w:szCs w:val="24"/>
        </w:rPr>
        <w:t>个体</w:t>
      </w:r>
      <w:r w:rsidR="00CD0DB6">
        <w:rPr>
          <w:sz w:val="24"/>
          <w:szCs w:val="24"/>
        </w:rPr>
        <w:t>在</w:t>
      </w:r>
      <w:r w:rsidR="00CD0DB6">
        <w:rPr>
          <w:rFonts w:hint="eastAsia"/>
          <w:sz w:val="24"/>
          <w:szCs w:val="24"/>
        </w:rPr>
        <w:t>基线时未进行治疗（即高血压前期水平）的</w:t>
      </w:r>
      <w:r w:rsidR="00CD0DB6">
        <w:rPr>
          <w:sz w:val="24"/>
          <w:szCs w:val="24"/>
        </w:rPr>
        <w:t>RCT</w:t>
      </w:r>
      <w:r>
        <w:rPr>
          <w:rFonts w:hint="eastAsia"/>
          <w:sz w:val="24"/>
          <w:szCs w:val="24"/>
        </w:rPr>
        <w:t>。在另一系列的分析（考察血压目标</w:t>
      </w:r>
      <w:r w:rsidR="00CD0DB6">
        <w:rPr>
          <w:rFonts w:hint="eastAsia"/>
          <w:sz w:val="24"/>
          <w:szCs w:val="24"/>
        </w:rPr>
        <w:t>值</w:t>
      </w:r>
      <w:r>
        <w:rPr>
          <w:rFonts w:hint="eastAsia"/>
          <w:sz w:val="24"/>
          <w:szCs w:val="24"/>
        </w:rPr>
        <w:t>）中，还考虑</w:t>
      </w:r>
      <w:r w:rsidR="00592CCA">
        <w:rPr>
          <w:rFonts w:hint="eastAsia"/>
          <w:sz w:val="24"/>
          <w:szCs w:val="24"/>
        </w:rPr>
        <w:t>入选</w:t>
      </w:r>
      <w:r w:rsidR="00423591">
        <w:rPr>
          <w:rFonts w:hint="eastAsia"/>
          <w:sz w:val="24"/>
          <w:szCs w:val="24"/>
        </w:rPr>
        <w:t>比较</w:t>
      </w:r>
      <w:r w:rsidRPr="00423591">
        <w:rPr>
          <w:rFonts w:hint="eastAsia"/>
          <w:sz w:val="24"/>
          <w:szCs w:val="24"/>
        </w:rPr>
        <w:t>活性药物治疗与安慰剂</w:t>
      </w:r>
      <w:r w:rsidRPr="00423591">
        <w:rPr>
          <w:color w:val="000000"/>
          <w:sz w:val="24"/>
          <w:szCs w:val="24"/>
        </w:rPr>
        <w:t>SBP/DBP</w:t>
      </w:r>
      <w:r w:rsidR="00423591" w:rsidRPr="00B515A0">
        <w:rPr>
          <w:rFonts w:hint="eastAsia"/>
          <w:color w:val="000000"/>
          <w:sz w:val="24"/>
          <w:szCs w:val="24"/>
        </w:rPr>
        <w:t>有</w:t>
      </w:r>
      <w:r w:rsidRPr="00423591">
        <w:rPr>
          <w:rFonts w:hint="eastAsia"/>
          <w:color w:val="000000"/>
          <w:sz w:val="24"/>
          <w:szCs w:val="24"/>
        </w:rPr>
        <w:t>差异</w:t>
      </w:r>
      <w:r w:rsidRPr="00423591">
        <w:rPr>
          <w:rFonts w:hint="eastAsia"/>
          <w:sz w:val="24"/>
          <w:szCs w:val="24"/>
        </w:rPr>
        <w:t>的</w:t>
      </w:r>
      <w:r>
        <w:rPr>
          <w:sz w:val="24"/>
          <w:szCs w:val="24"/>
        </w:rPr>
        <w:t>RCT</w:t>
      </w:r>
      <w:r>
        <w:rPr>
          <w:rFonts w:hint="eastAsia"/>
          <w:sz w:val="24"/>
          <w:szCs w:val="24"/>
        </w:rPr>
        <w:t>。</w:t>
      </w:r>
      <w:r w:rsidR="00606B4F">
        <w:rPr>
          <w:rFonts w:hint="eastAsia"/>
          <w:sz w:val="24"/>
          <w:szCs w:val="24"/>
        </w:rPr>
        <w:t>本文符合</w:t>
      </w:r>
      <w:r>
        <w:rPr>
          <w:rFonts w:hint="eastAsia"/>
          <w:sz w:val="24"/>
          <w:szCs w:val="24"/>
        </w:rPr>
        <w:t>系统综述与荟萃分析优先报告条目（</w:t>
      </w:r>
      <w:r>
        <w:rPr>
          <w:sz w:val="24"/>
          <w:szCs w:val="24"/>
        </w:rPr>
        <w:t>Preferred Reporting Items for Systematic Reviews and Meta-analyses</w:t>
      </w:r>
      <w:r>
        <w:rPr>
          <w:rFonts w:hint="eastAsia"/>
          <w:sz w:val="24"/>
          <w:szCs w:val="24"/>
        </w:rPr>
        <w:t>，</w:t>
      </w:r>
      <w:r>
        <w:rPr>
          <w:sz w:val="24"/>
          <w:szCs w:val="24"/>
        </w:rPr>
        <w:t>PRISMA</w:t>
      </w:r>
      <w:r>
        <w:rPr>
          <w:rFonts w:hint="eastAsia"/>
          <w:sz w:val="24"/>
          <w:szCs w:val="24"/>
        </w:rPr>
        <w:t>）声明</w:t>
      </w:r>
      <w:r>
        <w:rPr>
          <w:sz w:val="24"/>
          <w:szCs w:val="24"/>
          <w:vertAlign w:val="superscript"/>
        </w:rPr>
        <w:t>[23]</w:t>
      </w:r>
      <w:r>
        <w:rPr>
          <w:rFonts w:hint="eastAsia"/>
          <w:sz w:val="24"/>
          <w:szCs w:val="24"/>
        </w:rPr>
        <w:t>的推荐。</w:t>
      </w:r>
    </w:p>
    <w:p w14:paraId="1BF6A06F" w14:textId="77777777" w:rsidR="0067239B" w:rsidRDefault="0067239B">
      <w:pPr>
        <w:spacing w:line="360" w:lineRule="auto"/>
        <w:ind w:firstLineChars="200" w:firstLine="480"/>
        <w:rPr>
          <w:sz w:val="24"/>
          <w:szCs w:val="24"/>
        </w:rPr>
      </w:pPr>
    </w:p>
    <w:p w14:paraId="5F757AD2" w14:textId="77777777" w:rsidR="0067239B" w:rsidRDefault="00367850">
      <w:pPr>
        <w:spacing w:line="360" w:lineRule="auto"/>
        <w:rPr>
          <w:b/>
          <w:sz w:val="24"/>
          <w:szCs w:val="24"/>
        </w:rPr>
      </w:pPr>
      <w:r>
        <w:rPr>
          <w:rFonts w:hint="eastAsia"/>
          <w:b/>
          <w:sz w:val="24"/>
          <w:szCs w:val="24"/>
        </w:rPr>
        <w:t>终点</w:t>
      </w:r>
    </w:p>
    <w:p w14:paraId="38F5A27B" w14:textId="77777777" w:rsidR="0067239B" w:rsidRDefault="00367850">
      <w:pPr>
        <w:spacing w:line="360" w:lineRule="auto"/>
        <w:ind w:firstLineChars="200" w:firstLine="480"/>
        <w:rPr>
          <w:sz w:val="24"/>
          <w:szCs w:val="24"/>
        </w:rPr>
      </w:pPr>
      <w:r>
        <w:rPr>
          <w:rFonts w:hint="eastAsia"/>
          <w:sz w:val="24"/>
          <w:szCs w:val="24"/>
        </w:rPr>
        <w:t>我们考虑了</w:t>
      </w:r>
      <w:r>
        <w:rPr>
          <w:rFonts w:hint="eastAsia"/>
          <w:sz w:val="24"/>
          <w:szCs w:val="24"/>
        </w:rPr>
        <w:t>7</w:t>
      </w:r>
      <w:r>
        <w:rPr>
          <w:rFonts w:hint="eastAsia"/>
          <w:sz w:val="24"/>
          <w:szCs w:val="24"/>
        </w:rPr>
        <w:t>种不同的终点：卒中（致死性和非致死性），</w:t>
      </w:r>
      <w:r>
        <w:rPr>
          <w:rFonts w:hint="eastAsia"/>
          <w:sz w:val="24"/>
          <w:szCs w:val="24"/>
        </w:rPr>
        <w:t>CHD</w:t>
      </w:r>
      <w:r>
        <w:rPr>
          <w:rFonts w:hint="eastAsia"/>
          <w:sz w:val="24"/>
          <w:szCs w:val="24"/>
        </w:rPr>
        <w:t>事件（冠心病猝死和非致死性心肌梗死），心衰住院，作为卒中和</w:t>
      </w:r>
      <w:r>
        <w:rPr>
          <w:rFonts w:hint="eastAsia"/>
          <w:sz w:val="24"/>
          <w:szCs w:val="24"/>
        </w:rPr>
        <w:t>CHD</w:t>
      </w:r>
      <w:r>
        <w:rPr>
          <w:rFonts w:hint="eastAsia"/>
          <w:sz w:val="24"/>
          <w:szCs w:val="24"/>
        </w:rPr>
        <w:t>事件复合</w:t>
      </w:r>
      <w:r>
        <w:rPr>
          <w:sz w:val="24"/>
          <w:szCs w:val="24"/>
        </w:rPr>
        <w:t>终点的</w:t>
      </w:r>
      <w:r>
        <w:rPr>
          <w:rFonts w:hint="eastAsia"/>
          <w:sz w:val="24"/>
          <w:szCs w:val="24"/>
        </w:rPr>
        <w:t>主要心血管事件，作为卒中、</w:t>
      </w:r>
      <w:r>
        <w:rPr>
          <w:rFonts w:hint="eastAsia"/>
          <w:sz w:val="24"/>
          <w:szCs w:val="24"/>
        </w:rPr>
        <w:t>CHD</w:t>
      </w:r>
      <w:r>
        <w:rPr>
          <w:rFonts w:hint="eastAsia"/>
          <w:sz w:val="24"/>
          <w:szCs w:val="24"/>
        </w:rPr>
        <w:t>事件和心力衰竭住院复合</w:t>
      </w:r>
      <w:r>
        <w:rPr>
          <w:sz w:val="24"/>
          <w:szCs w:val="24"/>
        </w:rPr>
        <w:t>终点的</w:t>
      </w:r>
      <w:r>
        <w:rPr>
          <w:rFonts w:hint="eastAsia"/>
          <w:sz w:val="24"/>
          <w:szCs w:val="24"/>
        </w:rPr>
        <w:t>主要心血管事件，心血管死亡和全因死亡（更多细节见参考文献</w:t>
      </w:r>
      <w:r>
        <w:rPr>
          <w:sz w:val="24"/>
          <w:szCs w:val="24"/>
          <w:vertAlign w:val="superscript"/>
        </w:rPr>
        <w:t>[1]</w:t>
      </w:r>
      <w:r>
        <w:rPr>
          <w:rFonts w:hint="eastAsia"/>
          <w:sz w:val="24"/>
          <w:szCs w:val="24"/>
        </w:rPr>
        <w:t>）。</w:t>
      </w:r>
    </w:p>
    <w:p w14:paraId="42671A81" w14:textId="77777777" w:rsidR="0067239B" w:rsidRDefault="0067239B">
      <w:pPr>
        <w:spacing w:line="360" w:lineRule="auto"/>
        <w:ind w:firstLineChars="200" w:firstLine="480"/>
        <w:rPr>
          <w:sz w:val="24"/>
          <w:szCs w:val="24"/>
        </w:rPr>
      </w:pPr>
    </w:p>
    <w:p w14:paraId="0870AE31" w14:textId="77777777" w:rsidR="0067239B" w:rsidRDefault="00367850">
      <w:pPr>
        <w:spacing w:line="360" w:lineRule="auto"/>
        <w:rPr>
          <w:b/>
          <w:sz w:val="24"/>
          <w:szCs w:val="24"/>
        </w:rPr>
      </w:pPr>
      <w:r>
        <w:rPr>
          <w:rFonts w:hint="eastAsia"/>
          <w:b/>
          <w:sz w:val="24"/>
          <w:szCs w:val="24"/>
        </w:rPr>
        <w:t>统计</w:t>
      </w:r>
      <w:r w:rsidR="00AE7D93">
        <w:rPr>
          <w:rFonts w:hint="eastAsia"/>
          <w:b/>
          <w:sz w:val="24"/>
          <w:szCs w:val="24"/>
        </w:rPr>
        <w:t>学</w:t>
      </w:r>
      <w:r>
        <w:rPr>
          <w:rFonts w:hint="eastAsia"/>
          <w:b/>
          <w:sz w:val="24"/>
          <w:szCs w:val="24"/>
        </w:rPr>
        <w:t>分析</w:t>
      </w:r>
    </w:p>
    <w:p w14:paraId="65D753C8" w14:textId="77777777" w:rsidR="0067239B" w:rsidRDefault="00367850">
      <w:pPr>
        <w:spacing w:line="360" w:lineRule="auto"/>
        <w:ind w:firstLineChars="200" w:firstLine="480"/>
        <w:rPr>
          <w:sz w:val="24"/>
          <w:szCs w:val="24"/>
        </w:rPr>
      </w:pPr>
      <w:r>
        <w:rPr>
          <w:rFonts w:hint="eastAsia"/>
          <w:sz w:val="24"/>
          <w:szCs w:val="24"/>
        </w:rPr>
        <w:t>与本</w:t>
      </w:r>
      <w:r>
        <w:rPr>
          <w:sz w:val="24"/>
          <w:szCs w:val="24"/>
        </w:rPr>
        <w:t>系列研究</w:t>
      </w:r>
      <w:r>
        <w:rPr>
          <w:sz w:val="24"/>
          <w:szCs w:val="24"/>
          <w:vertAlign w:val="superscript"/>
        </w:rPr>
        <w:t>[1]</w:t>
      </w:r>
      <w:r>
        <w:rPr>
          <w:sz w:val="24"/>
          <w:szCs w:val="24"/>
        </w:rPr>
        <w:t>中既往的荟萃分析一样，</w:t>
      </w:r>
      <w:r w:rsidR="00423591">
        <w:rPr>
          <w:rFonts w:hint="eastAsia"/>
          <w:sz w:val="24"/>
          <w:szCs w:val="24"/>
        </w:rPr>
        <w:t>通过</w:t>
      </w:r>
      <w:r w:rsidR="00423591" w:rsidRPr="00B515A0">
        <w:rPr>
          <w:rFonts w:hint="eastAsia"/>
          <w:sz w:val="24"/>
          <w:szCs w:val="24"/>
        </w:rPr>
        <w:t>随机效应模型估计</w:t>
      </w:r>
      <w:r w:rsidRPr="00423591">
        <w:rPr>
          <w:sz w:val="24"/>
          <w:szCs w:val="24"/>
        </w:rPr>
        <w:t>各个</w:t>
      </w:r>
      <w:r w:rsidR="00423591" w:rsidRPr="00B515A0">
        <w:rPr>
          <w:rFonts w:hint="eastAsia"/>
          <w:sz w:val="24"/>
          <w:szCs w:val="24"/>
        </w:rPr>
        <w:t>既定</w:t>
      </w:r>
      <w:r w:rsidRPr="00423591">
        <w:rPr>
          <w:sz w:val="24"/>
          <w:szCs w:val="24"/>
        </w:rPr>
        <w:t>终点的相对风险</w:t>
      </w:r>
      <w:r w:rsidRPr="00235FB1">
        <w:rPr>
          <w:rFonts w:hint="eastAsia"/>
          <w:sz w:val="24"/>
          <w:szCs w:val="24"/>
        </w:rPr>
        <w:t>（</w:t>
      </w:r>
      <w:r w:rsidRPr="00235FB1">
        <w:rPr>
          <w:sz w:val="24"/>
          <w:szCs w:val="24"/>
        </w:rPr>
        <w:t>relative risk</w:t>
      </w:r>
      <w:r w:rsidRPr="00235FB1">
        <w:rPr>
          <w:rFonts w:hint="eastAsia"/>
          <w:sz w:val="24"/>
          <w:szCs w:val="24"/>
        </w:rPr>
        <w:t>，</w:t>
      </w:r>
      <w:r w:rsidRPr="00235FB1">
        <w:rPr>
          <w:sz w:val="24"/>
          <w:szCs w:val="24"/>
        </w:rPr>
        <w:t>RR</w:t>
      </w:r>
      <w:r w:rsidRPr="00235FB1">
        <w:rPr>
          <w:rFonts w:hint="eastAsia"/>
          <w:sz w:val="24"/>
          <w:szCs w:val="24"/>
        </w:rPr>
        <w:t>）及</w:t>
      </w:r>
      <w:r w:rsidRPr="00235FB1">
        <w:rPr>
          <w:sz w:val="24"/>
          <w:szCs w:val="24"/>
        </w:rPr>
        <w:t>95% CI</w:t>
      </w:r>
      <w:r w:rsidRPr="00235FB1">
        <w:rPr>
          <w:sz w:val="24"/>
          <w:szCs w:val="24"/>
        </w:rPr>
        <w:t>，在此模型中，每</w:t>
      </w:r>
      <w:r w:rsidRPr="00235FB1">
        <w:rPr>
          <w:rFonts w:hint="eastAsia"/>
          <w:sz w:val="24"/>
          <w:szCs w:val="24"/>
        </w:rPr>
        <w:t>项</w:t>
      </w:r>
      <w:r w:rsidRPr="00235FB1">
        <w:rPr>
          <w:sz w:val="24"/>
          <w:szCs w:val="24"/>
        </w:rPr>
        <w:t>试验的</w:t>
      </w:r>
      <w:r w:rsidRPr="00235FB1">
        <w:rPr>
          <w:rFonts w:hint="eastAsia"/>
          <w:sz w:val="24"/>
          <w:szCs w:val="24"/>
        </w:rPr>
        <w:t>RR</w:t>
      </w:r>
      <w:r w:rsidRPr="00235FB1">
        <w:rPr>
          <w:rFonts w:hint="eastAsia"/>
          <w:sz w:val="24"/>
          <w:szCs w:val="24"/>
        </w:rPr>
        <w:t>的</w:t>
      </w:r>
      <w:r w:rsidRPr="00235FB1">
        <w:rPr>
          <w:sz w:val="24"/>
          <w:szCs w:val="24"/>
        </w:rPr>
        <w:t>对数值</w:t>
      </w:r>
      <w:r w:rsidRPr="00235FB1">
        <w:rPr>
          <w:rFonts w:hint="eastAsia"/>
          <w:sz w:val="24"/>
          <w:szCs w:val="24"/>
        </w:rPr>
        <w:t>通过</w:t>
      </w:r>
      <w:r w:rsidRPr="00235FB1">
        <w:rPr>
          <w:rFonts w:hint="eastAsia"/>
          <w:sz w:val="24"/>
          <w:szCs w:val="24"/>
        </w:rPr>
        <w:t>RR</w:t>
      </w:r>
      <w:r w:rsidRPr="00235FB1">
        <w:rPr>
          <w:sz w:val="24"/>
          <w:szCs w:val="24"/>
        </w:rPr>
        <w:t>对数值</w:t>
      </w:r>
      <w:r w:rsidRPr="00235FB1">
        <w:rPr>
          <w:rFonts w:hint="eastAsia"/>
          <w:sz w:val="24"/>
          <w:szCs w:val="24"/>
        </w:rPr>
        <w:t>方</w:t>
      </w:r>
      <w:r w:rsidRPr="00235FB1">
        <w:rPr>
          <w:sz w:val="24"/>
          <w:szCs w:val="24"/>
        </w:rPr>
        <w:t>差</w:t>
      </w:r>
      <w:r w:rsidRPr="00235FB1">
        <w:rPr>
          <w:rFonts w:hint="eastAsia"/>
          <w:sz w:val="24"/>
          <w:szCs w:val="24"/>
        </w:rPr>
        <w:t>的倒</w:t>
      </w:r>
      <w:r w:rsidRPr="00235FB1">
        <w:rPr>
          <w:sz w:val="24"/>
          <w:szCs w:val="24"/>
        </w:rPr>
        <w:t>数进行加权。</w:t>
      </w:r>
      <w:r w:rsidR="00235FB1">
        <w:rPr>
          <w:rFonts w:hint="eastAsia"/>
          <w:sz w:val="24"/>
          <w:szCs w:val="24"/>
        </w:rPr>
        <w:t>对于</w:t>
      </w:r>
      <w:r>
        <w:rPr>
          <w:rFonts w:hint="eastAsia"/>
          <w:sz w:val="24"/>
          <w:szCs w:val="24"/>
        </w:rPr>
        <w:t>各</w:t>
      </w:r>
      <w:r>
        <w:rPr>
          <w:sz w:val="24"/>
          <w:szCs w:val="24"/>
        </w:rPr>
        <w:t>研究之间</w:t>
      </w:r>
      <w:r w:rsidR="00235FB1">
        <w:rPr>
          <w:rFonts w:hint="eastAsia"/>
          <w:sz w:val="24"/>
          <w:szCs w:val="24"/>
        </w:rPr>
        <w:t>偶然</w:t>
      </w:r>
      <w:r>
        <w:rPr>
          <w:sz w:val="24"/>
          <w:szCs w:val="24"/>
        </w:rPr>
        <w:t>的不一致</w:t>
      </w:r>
      <w:r w:rsidR="00235FB1">
        <w:rPr>
          <w:rFonts w:hint="eastAsia"/>
          <w:sz w:val="24"/>
          <w:szCs w:val="24"/>
        </w:rPr>
        <w:t>性可</w:t>
      </w:r>
      <w:r>
        <w:rPr>
          <w:rFonts w:hint="eastAsia"/>
          <w:sz w:val="24"/>
          <w:szCs w:val="24"/>
        </w:rPr>
        <w:t>通过</w:t>
      </w:r>
      <w:r>
        <w:rPr>
          <w:i/>
          <w:sz w:val="24"/>
          <w:szCs w:val="24"/>
        </w:rPr>
        <w:t>I</w:t>
      </w:r>
      <w:r>
        <w:rPr>
          <w:sz w:val="24"/>
          <w:szCs w:val="24"/>
          <w:vertAlign w:val="superscript"/>
        </w:rPr>
        <w:t>2</w:t>
      </w:r>
      <w:r>
        <w:rPr>
          <w:sz w:val="24"/>
          <w:szCs w:val="24"/>
        </w:rPr>
        <w:t>进行定量</w:t>
      </w:r>
      <w:r w:rsidR="00235FB1">
        <w:rPr>
          <w:rFonts w:hint="eastAsia"/>
          <w:sz w:val="24"/>
          <w:szCs w:val="24"/>
        </w:rPr>
        <w:t>分析</w:t>
      </w:r>
      <w:r>
        <w:rPr>
          <w:sz w:val="24"/>
          <w:szCs w:val="24"/>
        </w:rPr>
        <w:t>。</w:t>
      </w:r>
      <w:r>
        <w:rPr>
          <w:rFonts w:hint="eastAsia"/>
          <w:sz w:val="24"/>
          <w:szCs w:val="24"/>
        </w:rPr>
        <w:t>每当通过</w:t>
      </w:r>
      <w:r>
        <w:rPr>
          <w:sz w:val="24"/>
          <w:szCs w:val="24"/>
        </w:rPr>
        <w:t>χ</w:t>
      </w:r>
      <w:r>
        <w:rPr>
          <w:sz w:val="24"/>
          <w:szCs w:val="24"/>
          <w:vertAlign w:val="superscript"/>
        </w:rPr>
        <w:t>2</w:t>
      </w:r>
      <w:r>
        <w:rPr>
          <w:rFonts w:hint="eastAsia"/>
          <w:sz w:val="24"/>
          <w:szCs w:val="24"/>
        </w:rPr>
        <w:t>分布</w:t>
      </w:r>
      <w:r>
        <w:rPr>
          <w:sz w:val="24"/>
          <w:szCs w:val="24"/>
        </w:rPr>
        <w:t>的</w:t>
      </w:r>
      <w:r>
        <w:rPr>
          <w:sz w:val="24"/>
          <w:szCs w:val="24"/>
        </w:rPr>
        <w:t>Q</w:t>
      </w:r>
      <w:r>
        <w:rPr>
          <w:sz w:val="24"/>
          <w:szCs w:val="24"/>
        </w:rPr>
        <w:t>统计量不能检测到显著异质性时，还</w:t>
      </w:r>
      <w:r>
        <w:rPr>
          <w:rFonts w:hint="eastAsia"/>
          <w:sz w:val="24"/>
          <w:szCs w:val="24"/>
        </w:rPr>
        <w:t>可以</w:t>
      </w:r>
      <w:r>
        <w:rPr>
          <w:sz w:val="24"/>
          <w:szCs w:val="24"/>
        </w:rPr>
        <w:t>使用固定效应模型，</w:t>
      </w:r>
      <w:r>
        <w:rPr>
          <w:rFonts w:hint="eastAsia"/>
          <w:sz w:val="24"/>
          <w:szCs w:val="24"/>
        </w:rPr>
        <w:t>只要</w:t>
      </w:r>
      <w:r>
        <w:rPr>
          <w:sz w:val="24"/>
          <w:szCs w:val="24"/>
        </w:rPr>
        <w:t>固定与随机效应模型间</w:t>
      </w:r>
      <w:r>
        <w:rPr>
          <w:rFonts w:hint="eastAsia"/>
          <w:sz w:val="24"/>
          <w:szCs w:val="24"/>
        </w:rPr>
        <w:t>RR</w:t>
      </w:r>
      <w:r>
        <w:rPr>
          <w:rFonts w:hint="eastAsia"/>
          <w:sz w:val="24"/>
          <w:szCs w:val="24"/>
        </w:rPr>
        <w:t>估计</w:t>
      </w:r>
      <w:r>
        <w:rPr>
          <w:sz w:val="24"/>
          <w:szCs w:val="24"/>
        </w:rPr>
        <w:t>值的差异有统计学意义</w:t>
      </w:r>
      <w:r w:rsidR="00CD0DB6">
        <w:rPr>
          <w:rFonts w:hint="eastAsia"/>
          <w:sz w:val="24"/>
          <w:szCs w:val="24"/>
        </w:rPr>
        <w:t>即可</w:t>
      </w:r>
      <w:r>
        <w:rPr>
          <w:sz w:val="24"/>
          <w:szCs w:val="24"/>
        </w:rPr>
        <w:t>。</w:t>
      </w:r>
    </w:p>
    <w:p w14:paraId="10B61286" w14:textId="77777777" w:rsidR="0067239B" w:rsidRDefault="00367850">
      <w:pPr>
        <w:spacing w:line="360" w:lineRule="auto"/>
        <w:ind w:firstLineChars="200" w:firstLine="480"/>
        <w:rPr>
          <w:sz w:val="24"/>
          <w:szCs w:val="24"/>
        </w:rPr>
      </w:pPr>
      <w:r>
        <w:rPr>
          <w:rFonts w:hint="eastAsia"/>
          <w:sz w:val="24"/>
          <w:szCs w:val="24"/>
        </w:rPr>
        <w:t>强化</w:t>
      </w:r>
      <w:r>
        <w:rPr>
          <w:sz w:val="24"/>
          <w:szCs w:val="24"/>
        </w:rPr>
        <w:t>与非强化治疗间</w:t>
      </w:r>
      <w:r>
        <w:rPr>
          <w:sz w:val="24"/>
          <w:szCs w:val="24"/>
        </w:rPr>
        <w:t>SBP/DBP</w:t>
      </w:r>
      <w:r>
        <w:rPr>
          <w:sz w:val="24"/>
          <w:szCs w:val="24"/>
        </w:rPr>
        <w:t>的差异</w:t>
      </w:r>
      <w:r>
        <w:rPr>
          <w:rFonts w:hint="eastAsia"/>
          <w:sz w:val="24"/>
          <w:szCs w:val="24"/>
        </w:rPr>
        <w:t>为</w:t>
      </w:r>
      <w:r>
        <w:rPr>
          <w:sz w:val="24"/>
          <w:szCs w:val="24"/>
        </w:rPr>
        <w:t>每个试验的平均值，</w:t>
      </w:r>
      <w:r>
        <w:rPr>
          <w:rFonts w:hint="eastAsia"/>
          <w:sz w:val="24"/>
          <w:szCs w:val="24"/>
        </w:rPr>
        <w:t>这</w:t>
      </w:r>
      <w:r>
        <w:rPr>
          <w:sz w:val="24"/>
          <w:szCs w:val="24"/>
        </w:rPr>
        <w:t>些平均值根据患者的数量和随访时间进行了加权。</w:t>
      </w:r>
      <w:r>
        <w:rPr>
          <w:rFonts w:hint="eastAsia"/>
          <w:sz w:val="24"/>
          <w:szCs w:val="24"/>
        </w:rPr>
        <w:t>在</w:t>
      </w:r>
      <w:r>
        <w:rPr>
          <w:sz w:val="24"/>
          <w:szCs w:val="24"/>
        </w:rPr>
        <w:t>考虑了各个试验的</w:t>
      </w:r>
      <w:r w:rsidRPr="00B515A0">
        <w:rPr>
          <w:rFonts w:hint="eastAsia"/>
          <w:sz w:val="24"/>
          <w:szCs w:val="24"/>
          <w:highlight w:val="green"/>
        </w:rPr>
        <w:t>逆方差</w:t>
      </w:r>
      <w:r>
        <w:rPr>
          <w:rFonts w:hint="eastAsia"/>
          <w:sz w:val="24"/>
          <w:szCs w:val="24"/>
        </w:rPr>
        <w:t>的</w:t>
      </w:r>
      <w:r>
        <w:rPr>
          <w:sz w:val="24"/>
          <w:szCs w:val="24"/>
        </w:rPr>
        <w:t>效应之后，只要</w:t>
      </w:r>
      <w:r>
        <w:rPr>
          <w:rFonts w:hint="eastAsia"/>
          <w:sz w:val="24"/>
          <w:szCs w:val="24"/>
        </w:rPr>
        <w:t>有帮助</w:t>
      </w:r>
      <w:r>
        <w:rPr>
          <w:sz w:val="24"/>
          <w:szCs w:val="24"/>
        </w:rPr>
        <w:t>，</w:t>
      </w:r>
      <w:r>
        <w:rPr>
          <w:rFonts w:hint="eastAsia"/>
          <w:sz w:val="24"/>
          <w:szCs w:val="24"/>
        </w:rPr>
        <w:t>就</w:t>
      </w:r>
      <w:r>
        <w:rPr>
          <w:sz w:val="24"/>
          <w:szCs w:val="24"/>
        </w:rPr>
        <w:t>将</w:t>
      </w:r>
      <w:r>
        <w:rPr>
          <w:sz w:val="24"/>
          <w:szCs w:val="24"/>
        </w:rPr>
        <w:t>RR</w:t>
      </w:r>
      <w:r>
        <w:rPr>
          <w:rFonts w:hint="eastAsia"/>
          <w:sz w:val="24"/>
          <w:szCs w:val="24"/>
        </w:rPr>
        <w:t>标准</w:t>
      </w:r>
      <w:r>
        <w:rPr>
          <w:sz w:val="24"/>
          <w:szCs w:val="24"/>
        </w:rPr>
        <w:t>化为</w:t>
      </w:r>
      <w:r>
        <w:rPr>
          <w:sz w:val="24"/>
          <w:szCs w:val="24"/>
        </w:rPr>
        <w:t>SBP/DBP</w:t>
      </w:r>
      <w:r>
        <w:rPr>
          <w:rFonts w:hint="eastAsia"/>
          <w:sz w:val="24"/>
          <w:szCs w:val="24"/>
        </w:rPr>
        <w:t>降低</w:t>
      </w:r>
      <w:r>
        <w:rPr>
          <w:sz w:val="24"/>
          <w:szCs w:val="24"/>
        </w:rPr>
        <w:t>10/5 mmHg</w:t>
      </w:r>
      <w:r>
        <w:rPr>
          <w:rFonts w:hint="eastAsia"/>
          <w:sz w:val="24"/>
          <w:szCs w:val="24"/>
        </w:rPr>
        <w:t>。</w:t>
      </w:r>
      <w:r>
        <w:rPr>
          <w:sz w:val="24"/>
          <w:szCs w:val="24"/>
        </w:rPr>
        <w:t>如前所</w:t>
      </w:r>
      <w:r>
        <w:rPr>
          <w:rFonts w:hint="eastAsia"/>
          <w:sz w:val="24"/>
          <w:szCs w:val="24"/>
        </w:rPr>
        <w:t>述</w:t>
      </w:r>
      <w:r>
        <w:rPr>
          <w:sz w:val="24"/>
          <w:szCs w:val="24"/>
          <w:vertAlign w:val="superscript"/>
        </w:rPr>
        <w:t>[1]</w:t>
      </w:r>
      <w:r>
        <w:rPr>
          <w:rFonts w:hint="eastAsia"/>
          <w:sz w:val="24"/>
          <w:szCs w:val="24"/>
        </w:rPr>
        <w:t>，还</w:t>
      </w:r>
      <w:r>
        <w:rPr>
          <w:sz w:val="24"/>
          <w:szCs w:val="24"/>
        </w:rPr>
        <w:t>计算了</w:t>
      </w:r>
      <w:r>
        <w:rPr>
          <w:rFonts w:hint="eastAsia"/>
          <w:sz w:val="24"/>
          <w:szCs w:val="24"/>
        </w:rPr>
        <w:t>5</w:t>
      </w:r>
      <w:r>
        <w:rPr>
          <w:rFonts w:hint="eastAsia"/>
          <w:sz w:val="24"/>
          <w:szCs w:val="24"/>
        </w:rPr>
        <w:t>年</w:t>
      </w:r>
      <w:r>
        <w:rPr>
          <w:sz w:val="24"/>
          <w:szCs w:val="24"/>
        </w:rPr>
        <w:t>的绝对风险</w:t>
      </w:r>
      <w:r w:rsidR="00235FB1">
        <w:rPr>
          <w:rFonts w:hint="eastAsia"/>
          <w:sz w:val="24"/>
          <w:szCs w:val="24"/>
        </w:rPr>
        <w:t>降幅</w:t>
      </w:r>
      <w:r>
        <w:rPr>
          <w:sz w:val="24"/>
          <w:szCs w:val="24"/>
        </w:rPr>
        <w:t>和</w:t>
      </w:r>
      <w:r>
        <w:rPr>
          <w:rFonts w:hint="eastAsia"/>
          <w:sz w:val="24"/>
          <w:szCs w:val="24"/>
        </w:rPr>
        <w:t>为</w:t>
      </w:r>
      <w:r>
        <w:rPr>
          <w:sz w:val="24"/>
          <w:szCs w:val="24"/>
        </w:rPr>
        <w:t>防止发生一次终点</w:t>
      </w:r>
      <w:r>
        <w:rPr>
          <w:rFonts w:hint="eastAsia"/>
          <w:sz w:val="24"/>
          <w:szCs w:val="24"/>
        </w:rPr>
        <w:t>事件在</w:t>
      </w:r>
      <w:r>
        <w:rPr>
          <w:rFonts w:hint="eastAsia"/>
          <w:sz w:val="24"/>
          <w:szCs w:val="24"/>
        </w:rPr>
        <w:t>5</w:t>
      </w:r>
      <w:r>
        <w:rPr>
          <w:rFonts w:hint="eastAsia"/>
          <w:sz w:val="24"/>
          <w:szCs w:val="24"/>
        </w:rPr>
        <w:t>年内</w:t>
      </w:r>
      <w:r>
        <w:rPr>
          <w:sz w:val="24"/>
          <w:szCs w:val="24"/>
        </w:rPr>
        <w:t>需</w:t>
      </w:r>
      <w:r>
        <w:rPr>
          <w:rFonts w:hint="eastAsia"/>
          <w:sz w:val="24"/>
          <w:szCs w:val="24"/>
        </w:rPr>
        <w:t>要</w:t>
      </w:r>
      <w:r>
        <w:rPr>
          <w:sz w:val="24"/>
          <w:szCs w:val="24"/>
        </w:rPr>
        <w:t>治疗的病例数（</w:t>
      </w:r>
      <w:r>
        <w:rPr>
          <w:sz w:val="24"/>
          <w:szCs w:val="24"/>
        </w:rPr>
        <w:t>needed to treat</w:t>
      </w:r>
      <w:r>
        <w:rPr>
          <w:rFonts w:hint="eastAsia"/>
          <w:sz w:val="24"/>
          <w:szCs w:val="24"/>
        </w:rPr>
        <w:t>，</w:t>
      </w:r>
      <w:r>
        <w:rPr>
          <w:sz w:val="24"/>
          <w:szCs w:val="24"/>
        </w:rPr>
        <w:t>NNT</w:t>
      </w:r>
      <w:r>
        <w:rPr>
          <w:sz w:val="24"/>
          <w:szCs w:val="24"/>
        </w:rPr>
        <w:t>）</w:t>
      </w:r>
      <w:r>
        <w:rPr>
          <w:rFonts w:hint="eastAsia"/>
          <w:sz w:val="24"/>
          <w:szCs w:val="24"/>
        </w:rPr>
        <w:t>，并根据</w:t>
      </w:r>
      <w:r>
        <w:rPr>
          <w:sz w:val="24"/>
          <w:szCs w:val="24"/>
        </w:rPr>
        <w:t>强化治疗组达到的平均</w:t>
      </w:r>
      <w:r>
        <w:rPr>
          <w:sz w:val="24"/>
          <w:szCs w:val="24"/>
        </w:rPr>
        <w:t>SBP</w:t>
      </w:r>
      <w:r>
        <w:rPr>
          <w:rFonts w:hint="eastAsia"/>
          <w:sz w:val="24"/>
          <w:szCs w:val="24"/>
        </w:rPr>
        <w:t>（或</w:t>
      </w:r>
      <w:r>
        <w:rPr>
          <w:sz w:val="24"/>
          <w:szCs w:val="24"/>
        </w:rPr>
        <w:t>DBP</w:t>
      </w:r>
      <w:r>
        <w:rPr>
          <w:rFonts w:hint="eastAsia"/>
          <w:sz w:val="24"/>
          <w:szCs w:val="24"/>
        </w:rPr>
        <w:t>）对</w:t>
      </w:r>
      <w:r>
        <w:rPr>
          <w:sz w:val="24"/>
          <w:szCs w:val="24"/>
        </w:rPr>
        <w:t>RCT</w:t>
      </w:r>
      <w:r>
        <w:rPr>
          <w:sz w:val="24"/>
          <w:szCs w:val="24"/>
        </w:rPr>
        <w:t>进行分层</w:t>
      </w:r>
      <w:r>
        <w:rPr>
          <w:sz w:val="24"/>
          <w:szCs w:val="24"/>
          <w:vertAlign w:val="superscript"/>
        </w:rPr>
        <w:t>[22]</w:t>
      </w:r>
      <w:r>
        <w:rPr>
          <w:sz w:val="24"/>
          <w:szCs w:val="24"/>
        </w:rPr>
        <w:t>。</w:t>
      </w:r>
      <w:r>
        <w:rPr>
          <w:rFonts w:hint="eastAsia"/>
          <w:sz w:val="24"/>
          <w:szCs w:val="24"/>
        </w:rPr>
        <w:t>我</w:t>
      </w:r>
      <w:r>
        <w:rPr>
          <w:sz w:val="24"/>
          <w:szCs w:val="24"/>
        </w:rPr>
        <w:t>们进行了一项</w:t>
      </w:r>
      <w:r>
        <w:rPr>
          <w:rFonts w:hint="eastAsia"/>
          <w:sz w:val="24"/>
          <w:szCs w:val="24"/>
        </w:rPr>
        <w:t>趋势分析，</w:t>
      </w:r>
      <w:r>
        <w:rPr>
          <w:sz w:val="24"/>
          <w:szCs w:val="24"/>
        </w:rPr>
        <w:t>考察各分层间可能存在的差异。</w:t>
      </w:r>
    </w:p>
    <w:p w14:paraId="33F1639D" w14:textId="77777777" w:rsidR="0067239B" w:rsidRDefault="00367850">
      <w:pPr>
        <w:spacing w:line="360" w:lineRule="auto"/>
        <w:ind w:firstLineChars="200" w:firstLine="480"/>
        <w:rPr>
          <w:sz w:val="24"/>
          <w:szCs w:val="24"/>
        </w:rPr>
      </w:pPr>
      <w:r>
        <w:rPr>
          <w:rFonts w:hint="eastAsia"/>
          <w:sz w:val="24"/>
          <w:szCs w:val="24"/>
        </w:rPr>
        <w:lastRenderedPageBreak/>
        <w:t>所有</w:t>
      </w:r>
      <w:r>
        <w:rPr>
          <w:sz w:val="24"/>
          <w:szCs w:val="24"/>
        </w:rPr>
        <w:t>的统计</w:t>
      </w:r>
      <w:r w:rsidR="00235FB1">
        <w:rPr>
          <w:rFonts w:hint="eastAsia"/>
          <w:sz w:val="24"/>
          <w:szCs w:val="24"/>
        </w:rPr>
        <w:t>学</w:t>
      </w:r>
      <w:r>
        <w:rPr>
          <w:sz w:val="24"/>
          <w:szCs w:val="24"/>
        </w:rPr>
        <w:t>分析均通过</w:t>
      </w:r>
      <w:r>
        <w:rPr>
          <w:rFonts w:hint="eastAsia"/>
          <w:sz w:val="24"/>
          <w:szCs w:val="24"/>
        </w:rPr>
        <w:t>第</w:t>
      </w:r>
      <w:r>
        <w:rPr>
          <w:rFonts w:hint="eastAsia"/>
          <w:sz w:val="24"/>
          <w:szCs w:val="24"/>
        </w:rPr>
        <w:t>3</w:t>
      </w:r>
      <w:r>
        <w:rPr>
          <w:rFonts w:hint="eastAsia"/>
          <w:sz w:val="24"/>
          <w:szCs w:val="24"/>
        </w:rPr>
        <w:t>版综合荟萃分析软件包（</w:t>
      </w:r>
      <w:proofErr w:type="spellStart"/>
      <w:r>
        <w:rPr>
          <w:sz w:val="24"/>
          <w:szCs w:val="24"/>
        </w:rPr>
        <w:t>Biostat</w:t>
      </w:r>
      <w:proofErr w:type="spellEnd"/>
      <w:r>
        <w:rPr>
          <w:rFonts w:hint="eastAsia"/>
          <w:sz w:val="24"/>
          <w:szCs w:val="24"/>
        </w:rPr>
        <w:t>公司，</w:t>
      </w:r>
      <w:r>
        <w:rPr>
          <w:sz w:val="24"/>
          <w:szCs w:val="24"/>
        </w:rPr>
        <w:t>Englewood</w:t>
      </w:r>
      <w:r>
        <w:rPr>
          <w:rFonts w:hint="eastAsia"/>
          <w:sz w:val="24"/>
          <w:szCs w:val="24"/>
        </w:rPr>
        <w:t>，新泽西州，美国）</w:t>
      </w:r>
      <w:r w:rsidR="00E9422E">
        <w:rPr>
          <w:rFonts w:hint="eastAsia"/>
          <w:sz w:val="24"/>
          <w:szCs w:val="24"/>
        </w:rPr>
        <w:t>完成</w:t>
      </w:r>
      <w:r>
        <w:rPr>
          <w:sz w:val="24"/>
          <w:szCs w:val="24"/>
        </w:rPr>
        <w:t>。</w:t>
      </w:r>
      <w:r w:rsidR="00235FB1">
        <w:rPr>
          <w:rFonts w:hint="eastAsia"/>
          <w:i/>
          <w:sz w:val="24"/>
          <w:szCs w:val="24"/>
        </w:rPr>
        <w:t>P</w:t>
      </w:r>
      <w:r w:rsidR="00235FB1">
        <w:rPr>
          <w:rFonts w:hint="eastAsia"/>
          <w:sz w:val="24"/>
          <w:szCs w:val="24"/>
        </w:rPr>
        <w:t>&lt;0.05</w:t>
      </w:r>
      <w:r w:rsidR="00235FB1">
        <w:rPr>
          <w:rFonts w:hint="eastAsia"/>
          <w:sz w:val="24"/>
          <w:szCs w:val="24"/>
        </w:rPr>
        <w:t>视为有</w:t>
      </w:r>
      <w:r>
        <w:rPr>
          <w:rFonts w:hint="eastAsia"/>
          <w:sz w:val="24"/>
          <w:szCs w:val="24"/>
        </w:rPr>
        <w:t>统计学</w:t>
      </w:r>
      <w:r>
        <w:rPr>
          <w:sz w:val="24"/>
          <w:szCs w:val="24"/>
        </w:rPr>
        <w:t>意义</w:t>
      </w:r>
      <w:r>
        <w:rPr>
          <w:rFonts w:hint="eastAsia"/>
          <w:sz w:val="24"/>
          <w:szCs w:val="24"/>
        </w:rPr>
        <w:t>，</w:t>
      </w:r>
      <w:r>
        <w:rPr>
          <w:sz w:val="24"/>
          <w:szCs w:val="24"/>
        </w:rPr>
        <w:t>但未对多重比较进行校正。</w:t>
      </w:r>
    </w:p>
    <w:p w14:paraId="4E875C12" w14:textId="77777777" w:rsidR="0067239B" w:rsidRDefault="0067239B">
      <w:pPr>
        <w:ind w:firstLineChars="200" w:firstLine="420"/>
      </w:pPr>
    </w:p>
    <w:p w14:paraId="39E3F6CE" w14:textId="77777777" w:rsidR="0067239B" w:rsidRDefault="00367850">
      <w:pPr>
        <w:rPr>
          <w:b/>
          <w:sz w:val="24"/>
        </w:rPr>
      </w:pPr>
      <w:r>
        <w:rPr>
          <w:rFonts w:hint="eastAsia"/>
          <w:b/>
          <w:sz w:val="24"/>
        </w:rPr>
        <w:t>结果</w:t>
      </w:r>
    </w:p>
    <w:p w14:paraId="7980159F" w14:textId="77777777" w:rsidR="0067239B" w:rsidRDefault="00367850">
      <w:pPr>
        <w:spacing w:line="360" w:lineRule="auto"/>
        <w:rPr>
          <w:b/>
          <w:sz w:val="24"/>
          <w:szCs w:val="24"/>
        </w:rPr>
      </w:pPr>
      <w:r>
        <w:rPr>
          <w:rFonts w:hint="eastAsia"/>
          <w:b/>
          <w:sz w:val="24"/>
          <w:szCs w:val="24"/>
        </w:rPr>
        <w:t>试验与患者</w:t>
      </w:r>
    </w:p>
    <w:p w14:paraId="41CA7E55" w14:textId="77777777" w:rsidR="0067239B" w:rsidRDefault="00367850">
      <w:pPr>
        <w:spacing w:line="360" w:lineRule="auto"/>
        <w:ind w:firstLineChars="200" w:firstLine="480"/>
        <w:rPr>
          <w:sz w:val="24"/>
          <w:szCs w:val="24"/>
        </w:rPr>
      </w:pPr>
      <w:r>
        <w:rPr>
          <w:rFonts w:hint="eastAsia"/>
          <w:sz w:val="24"/>
          <w:szCs w:val="24"/>
        </w:rPr>
        <w:t>在</w:t>
      </w:r>
      <w:r>
        <w:rPr>
          <w:sz w:val="24"/>
          <w:szCs w:val="24"/>
        </w:rPr>
        <w:t>比较强化与非强化降压治疗的</w:t>
      </w:r>
      <w:r>
        <w:rPr>
          <w:rFonts w:hint="eastAsia"/>
          <w:sz w:val="24"/>
          <w:szCs w:val="24"/>
        </w:rPr>
        <w:t>23</w:t>
      </w:r>
      <w:r>
        <w:rPr>
          <w:rFonts w:hint="eastAsia"/>
          <w:sz w:val="24"/>
          <w:szCs w:val="24"/>
        </w:rPr>
        <w:t>项</w:t>
      </w:r>
      <w:r>
        <w:rPr>
          <w:sz w:val="24"/>
          <w:szCs w:val="24"/>
        </w:rPr>
        <w:t>RCT</w:t>
      </w:r>
      <w:r>
        <w:rPr>
          <w:rFonts w:hint="eastAsia"/>
          <w:sz w:val="24"/>
          <w:szCs w:val="24"/>
        </w:rPr>
        <w:t>中（通过</w:t>
      </w:r>
      <w:r>
        <w:rPr>
          <w:sz w:val="24"/>
          <w:szCs w:val="24"/>
        </w:rPr>
        <w:t>更新的检索</w:t>
      </w:r>
      <w:r w:rsidR="00E9422E">
        <w:rPr>
          <w:rFonts w:hint="eastAsia"/>
          <w:sz w:val="24"/>
          <w:szCs w:val="24"/>
        </w:rPr>
        <w:t>结果</w:t>
      </w:r>
      <w:r>
        <w:rPr>
          <w:rFonts w:hint="eastAsia"/>
          <w:sz w:val="24"/>
          <w:szCs w:val="24"/>
        </w:rPr>
        <w:t>确定），有</w:t>
      </w:r>
      <w:r>
        <w:rPr>
          <w:rFonts w:hint="eastAsia"/>
          <w:sz w:val="24"/>
          <w:szCs w:val="24"/>
        </w:rPr>
        <w:t>16</w:t>
      </w:r>
      <w:r>
        <w:rPr>
          <w:rFonts w:hint="eastAsia"/>
          <w:sz w:val="24"/>
          <w:szCs w:val="24"/>
        </w:rPr>
        <w:t>项</w:t>
      </w:r>
      <w:r>
        <w:rPr>
          <w:sz w:val="24"/>
          <w:szCs w:val="24"/>
        </w:rPr>
        <w:t>满足所有预设标准</w:t>
      </w:r>
      <w:r>
        <w:rPr>
          <w:sz w:val="24"/>
          <w:szCs w:val="24"/>
          <w:vertAlign w:val="superscript"/>
        </w:rPr>
        <w:t>[2-15,20,24]</w:t>
      </w:r>
      <w:r>
        <w:rPr>
          <w:sz w:val="24"/>
          <w:szCs w:val="24"/>
        </w:rPr>
        <w:t>，</w:t>
      </w:r>
      <w:r>
        <w:rPr>
          <w:rFonts w:hint="eastAsia"/>
          <w:sz w:val="24"/>
          <w:szCs w:val="24"/>
        </w:rPr>
        <w:t>另</w:t>
      </w:r>
      <w:r>
        <w:rPr>
          <w:sz w:val="24"/>
          <w:szCs w:val="24"/>
        </w:rPr>
        <w:t>有两项</w:t>
      </w:r>
      <w:r>
        <w:rPr>
          <w:sz w:val="24"/>
          <w:szCs w:val="24"/>
        </w:rPr>
        <w:t>RCT</w:t>
      </w:r>
      <w:r>
        <w:rPr>
          <w:rFonts w:hint="eastAsia"/>
          <w:sz w:val="24"/>
          <w:szCs w:val="24"/>
        </w:rPr>
        <w:t>研究</w:t>
      </w:r>
      <w:r w:rsidR="00E9422E">
        <w:rPr>
          <w:sz w:val="24"/>
          <w:szCs w:val="24"/>
          <w:vertAlign w:val="superscript"/>
        </w:rPr>
        <w:t>[25,26]</w:t>
      </w:r>
      <w:r>
        <w:rPr>
          <w:sz w:val="24"/>
          <w:szCs w:val="24"/>
        </w:rPr>
        <w:t>的是所谓的高血压前期个体，我们考虑对其进行敏感性分析。</w:t>
      </w:r>
      <w:r>
        <w:rPr>
          <w:rFonts w:hint="eastAsia"/>
          <w:sz w:val="24"/>
          <w:szCs w:val="24"/>
        </w:rPr>
        <w:t>接下来</w:t>
      </w:r>
      <w:r w:rsidR="00E9422E">
        <w:rPr>
          <w:rFonts w:hint="eastAsia"/>
          <w:sz w:val="24"/>
          <w:szCs w:val="24"/>
        </w:rPr>
        <w:t>在</w:t>
      </w:r>
      <w:r w:rsidR="00E9422E">
        <w:rPr>
          <w:sz w:val="24"/>
          <w:szCs w:val="24"/>
        </w:rPr>
        <w:t>荟萃分析中排除</w:t>
      </w:r>
      <w:r w:rsidR="00E9422E">
        <w:rPr>
          <w:rFonts w:hint="eastAsia"/>
          <w:sz w:val="24"/>
          <w:szCs w:val="24"/>
        </w:rPr>
        <w:t>不</w:t>
      </w:r>
      <w:r w:rsidR="00E9422E">
        <w:rPr>
          <w:sz w:val="24"/>
          <w:szCs w:val="24"/>
        </w:rPr>
        <w:t>满足所有预设标准</w:t>
      </w:r>
      <w:r w:rsidR="00E9422E">
        <w:rPr>
          <w:rFonts w:hint="eastAsia"/>
          <w:sz w:val="24"/>
          <w:szCs w:val="24"/>
        </w:rPr>
        <w:t>的</w:t>
      </w:r>
      <w:r>
        <w:rPr>
          <w:rFonts w:hint="eastAsia"/>
          <w:sz w:val="24"/>
          <w:szCs w:val="24"/>
        </w:rPr>
        <w:t>5</w:t>
      </w:r>
      <w:r>
        <w:rPr>
          <w:rFonts w:hint="eastAsia"/>
          <w:sz w:val="24"/>
          <w:szCs w:val="24"/>
        </w:rPr>
        <w:t>项</w:t>
      </w:r>
      <w:r>
        <w:rPr>
          <w:sz w:val="24"/>
          <w:szCs w:val="24"/>
        </w:rPr>
        <w:t>RCT</w:t>
      </w:r>
      <w:r>
        <w:rPr>
          <w:sz w:val="24"/>
          <w:szCs w:val="24"/>
        </w:rPr>
        <w:t>：</w:t>
      </w:r>
      <w:r>
        <w:rPr>
          <w:rFonts w:hint="eastAsia"/>
          <w:sz w:val="24"/>
          <w:szCs w:val="24"/>
        </w:rPr>
        <w:t>严格</w:t>
      </w:r>
      <w:r>
        <w:rPr>
          <w:sz w:val="24"/>
          <w:szCs w:val="24"/>
        </w:rPr>
        <w:t>血压控制与</w:t>
      </w:r>
      <w:r>
        <w:rPr>
          <w:rFonts w:hint="eastAsia"/>
          <w:sz w:val="24"/>
          <w:szCs w:val="24"/>
        </w:rPr>
        <w:t>ACE</w:t>
      </w:r>
      <w:r>
        <w:rPr>
          <w:rFonts w:hint="eastAsia"/>
          <w:sz w:val="24"/>
          <w:szCs w:val="24"/>
        </w:rPr>
        <w:t>抑制</w:t>
      </w:r>
      <w:r>
        <w:rPr>
          <w:sz w:val="24"/>
          <w:szCs w:val="24"/>
        </w:rPr>
        <w:t>剂对</w:t>
      </w:r>
      <w:r>
        <w:rPr>
          <w:rFonts w:hint="eastAsia"/>
          <w:sz w:val="24"/>
          <w:szCs w:val="24"/>
        </w:rPr>
        <w:t>儿童</w:t>
      </w:r>
      <w:r>
        <w:rPr>
          <w:sz w:val="24"/>
          <w:szCs w:val="24"/>
        </w:rPr>
        <w:t>患者</w:t>
      </w:r>
      <w:r>
        <w:rPr>
          <w:rFonts w:hint="eastAsia"/>
          <w:sz w:val="24"/>
          <w:szCs w:val="24"/>
        </w:rPr>
        <w:t>CRF</w:t>
      </w:r>
      <w:r>
        <w:rPr>
          <w:rFonts w:hint="eastAsia"/>
          <w:sz w:val="24"/>
          <w:szCs w:val="24"/>
        </w:rPr>
        <w:t>进展</w:t>
      </w:r>
      <w:r>
        <w:rPr>
          <w:sz w:val="24"/>
          <w:szCs w:val="24"/>
        </w:rPr>
        <w:t>的影响</w:t>
      </w:r>
      <w:r>
        <w:rPr>
          <w:rFonts w:hint="eastAsia"/>
          <w:sz w:val="24"/>
          <w:szCs w:val="24"/>
        </w:rPr>
        <w:t>（</w:t>
      </w:r>
      <w:r>
        <w:rPr>
          <w:sz w:val="24"/>
          <w:szCs w:val="24"/>
        </w:rPr>
        <w:t>Effect of Strict Blood Pressure Control and ACE Inhibitor on the Progression of CRF in Pediatric Patients</w:t>
      </w:r>
      <w:r>
        <w:rPr>
          <w:rFonts w:hint="eastAsia"/>
          <w:sz w:val="24"/>
          <w:szCs w:val="24"/>
        </w:rPr>
        <w:t>，</w:t>
      </w:r>
      <w:r>
        <w:rPr>
          <w:sz w:val="24"/>
          <w:szCs w:val="24"/>
        </w:rPr>
        <w:t>ESCAPE</w:t>
      </w:r>
      <w:r>
        <w:rPr>
          <w:rFonts w:hint="eastAsia"/>
          <w:sz w:val="24"/>
          <w:szCs w:val="24"/>
        </w:rPr>
        <w:t>）试验</w:t>
      </w:r>
      <w:r>
        <w:rPr>
          <w:sz w:val="24"/>
          <w:szCs w:val="24"/>
          <w:vertAlign w:val="superscript"/>
        </w:rPr>
        <w:t>[27]</w:t>
      </w:r>
      <w:r>
        <w:rPr>
          <w:rFonts w:hint="eastAsia"/>
          <w:sz w:val="24"/>
          <w:szCs w:val="24"/>
        </w:rPr>
        <w:t>是</w:t>
      </w:r>
      <w:r>
        <w:rPr>
          <w:sz w:val="24"/>
          <w:szCs w:val="24"/>
        </w:rPr>
        <w:t>在儿童中进行的，</w:t>
      </w:r>
      <w:r>
        <w:rPr>
          <w:rFonts w:hint="eastAsia"/>
          <w:sz w:val="24"/>
          <w:szCs w:val="24"/>
        </w:rPr>
        <w:t>也</w:t>
      </w:r>
      <w:r>
        <w:rPr>
          <w:sz w:val="24"/>
          <w:szCs w:val="24"/>
        </w:rPr>
        <w:t>仅报告了</w:t>
      </w:r>
      <w:r>
        <w:rPr>
          <w:rFonts w:hint="eastAsia"/>
          <w:sz w:val="24"/>
          <w:szCs w:val="24"/>
        </w:rPr>
        <w:t>1</w:t>
      </w:r>
      <w:r>
        <w:rPr>
          <w:sz w:val="24"/>
          <w:szCs w:val="24"/>
        </w:rPr>
        <w:t>次事件；</w:t>
      </w:r>
      <w:r>
        <w:rPr>
          <w:rFonts w:hint="eastAsia"/>
          <w:sz w:val="24"/>
          <w:szCs w:val="24"/>
        </w:rPr>
        <w:t>常染色体显性多囊肾（</w:t>
      </w:r>
      <w:r>
        <w:rPr>
          <w:sz w:val="24"/>
          <w:szCs w:val="24"/>
        </w:rPr>
        <w:t>Autosomal-Dominant Polycystic Kidney Disease</w:t>
      </w:r>
      <w:r>
        <w:rPr>
          <w:rFonts w:hint="eastAsia"/>
          <w:sz w:val="24"/>
          <w:szCs w:val="24"/>
        </w:rPr>
        <w:t>，</w:t>
      </w:r>
      <w:r>
        <w:rPr>
          <w:sz w:val="24"/>
          <w:szCs w:val="24"/>
        </w:rPr>
        <w:t>ADPKD</w:t>
      </w:r>
      <w:r>
        <w:rPr>
          <w:rFonts w:hint="eastAsia"/>
          <w:sz w:val="24"/>
          <w:szCs w:val="24"/>
        </w:rPr>
        <w:t>）试验</w:t>
      </w:r>
      <w:r>
        <w:rPr>
          <w:sz w:val="24"/>
          <w:szCs w:val="24"/>
          <w:vertAlign w:val="superscript"/>
        </w:rPr>
        <w:t>[28]</w:t>
      </w:r>
      <w:r>
        <w:rPr>
          <w:rFonts w:hint="eastAsia"/>
          <w:sz w:val="24"/>
          <w:szCs w:val="24"/>
        </w:rPr>
        <w:t>是</w:t>
      </w:r>
      <w:r>
        <w:rPr>
          <w:sz w:val="24"/>
          <w:szCs w:val="24"/>
        </w:rPr>
        <w:t>在</w:t>
      </w:r>
      <w:r>
        <w:rPr>
          <w:rFonts w:hint="eastAsia"/>
          <w:sz w:val="24"/>
          <w:szCs w:val="24"/>
        </w:rPr>
        <w:t>特异</w:t>
      </w:r>
      <w:r>
        <w:rPr>
          <w:sz w:val="24"/>
          <w:szCs w:val="24"/>
        </w:rPr>
        <w:t>性的继发性高血压患者中进行的，也仅报告了</w:t>
      </w:r>
      <w:r>
        <w:rPr>
          <w:rFonts w:hint="eastAsia"/>
          <w:sz w:val="24"/>
          <w:szCs w:val="24"/>
        </w:rPr>
        <w:t>2</w:t>
      </w:r>
      <w:r>
        <w:rPr>
          <w:rFonts w:hint="eastAsia"/>
          <w:sz w:val="24"/>
          <w:szCs w:val="24"/>
        </w:rPr>
        <w:t>次</w:t>
      </w:r>
      <w:r>
        <w:rPr>
          <w:sz w:val="24"/>
          <w:szCs w:val="24"/>
        </w:rPr>
        <w:t>事件；</w:t>
      </w:r>
      <w:r>
        <w:rPr>
          <w:rFonts w:hint="eastAsia"/>
          <w:sz w:val="24"/>
          <w:szCs w:val="24"/>
        </w:rPr>
        <w:t>基于</w:t>
      </w:r>
      <w:r>
        <w:rPr>
          <w:sz w:val="24"/>
          <w:szCs w:val="24"/>
        </w:rPr>
        <w:t>电子血压计检测的高血压治疗</w:t>
      </w:r>
      <w:r>
        <w:rPr>
          <w:rFonts w:hint="eastAsia"/>
          <w:sz w:val="24"/>
          <w:szCs w:val="24"/>
        </w:rPr>
        <w:t>目标（</w:t>
      </w:r>
      <w:r>
        <w:rPr>
          <w:sz w:val="24"/>
          <w:szCs w:val="24"/>
        </w:rPr>
        <w:t>Hypertension Objective treatment Based on Measurement by Electrical Devices of Blood Pressure</w:t>
      </w:r>
      <w:r>
        <w:rPr>
          <w:rFonts w:hint="eastAsia"/>
          <w:sz w:val="24"/>
          <w:szCs w:val="24"/>
        </w:rPr>
        <w:t>，</w:t>
      </w:r>
      <w:r>
        <w:rPr>
          <w:sz w:val="24"/>
          <w:szCs w:val="24"/>
        </w:rPr>
        <w:t>HOMED-</w:t>
      </w:r>
      <w:r>
        <w:rPr>
          <w:rFonts w:hint="eastAsia"/>
          <w:sz w:val="24"/>
          <w:szCs w:val="24"/>
        </w:rPr>
        <w:t>B</w:t>
      </w:r>
      <w:r>
        <w:rPr>
          <w:sz w:val="24"/>
          <w:szCs w:val="24"/>
        </w:rPr>
        <w:t>P</w:t>
      </w:r>
      <w:r>
        <w:rPr>
          <w:rFonts w:hint="eastAsia"/>
          <w:sz w:val="24"/>
          <w:szCs w:val="24"/>
        </w:rPr>
        <w:t>）</w:t>
      </w:r>
      <w:r>
        <w:rPr>
          <w:sz w:val="24"/>
          <w:szCs w:val="24"/>
        </w:rPr>
        <w:t>试验</w:t>
      </w:r>
      <w:r>
        <w:rPr>
          <w:sz w:val="24"/>
          <w:szCs w:val="24"/>
          <w:vertAlign w:val="superscript"/>
        </w:rPr>
        <w:t>[29]</w:t>
      </w:r>
      <w:r>
        <w:rPr>
          <w:rFonts w:hint="eastAsia"/>
          <w:sz w:val="24"/>
          <w:szCs w:val="24"/>
        </w:rPr>
        <w:t>，</w:t>
      </w:r>
      <w:r>
        <w:rPr>
          <w:sz w:val="24"/>
          <w:szCs w:val="24"/>
        </w:rPr>
        <w:t>因为</w:t>
      </w:r>
      <w:r>
        <w:rPr>
          <w:rFonts w:hint="eastAsia"/>
          <w:sz w:val="24"/>
          <w:szCs w:val="24"/>
        </w:rPr>
        <w:t>各</w:t>
      </w:r>
      <w:r>
        <w:rPr>
          <w:sz w:val="24"/>
          <w:szCs w:val="24"/>
        </w:rPr>
        <w:t>随机组间</w:t>
      </w:r>
      <w:r>
        <w:rPr>
          <w:rFonts w:hint="eastAsia"/>
          <w:sz w:val="24"/>
          <w:szCs w:val="24"/>
        </w:rPr>
        <w:t>的</w:t>
      </w:r>
      <w:r>
        <w:rPr>
          <w:sz w:val="24"/>
          <w:szCs w:val="24"/>
        </w:rPr>
        <w:t>SBP/DBP</w:t>
      </w:r>
      <w:r>
        <w:rPr>
          <w:rFonts w:hint="eastAsia"/>
          <w:sz w:val="24"/>
          <w:szCs w:val="24"/>
        </w:rPr>
        <w:t>差异</w:t>
      </w:r>
      <w:r>
        <w:rPr>
          <w:sz w:val="24"/>
          <w:szCs w:val="24"/>
        </w:rPr>
        <w:t>均</w:t>
      </w:r>
      <w:r>
        <w:rPr>
          <w:rFonts w:hint="eastAsia"/>
          <w:sz w:val="24"/>
          <w:szCs w:val="24"/>
        </w:rPr>
        <w:t>&lt;</w:t>
      </w:r>
      <w:r>
        <w:rPr>
          <w:sz w:val="24"/>
          <w:szCs w:val="24"/>
        </w:rPr>
        <w:t>2 mmHg</w:t>
      </w:r>
      <w:r>
        <w:rPr>
          <w:rFonts w:hint="eastAsia"/>
          <w:sz w:val="24"/>
          <w:szCs w:val="24"/>
        </w:rPr>
        <w:t>；</w:t>
      </w:r>
      <w:r>
        <w:rPr>
          <w:sz w:val="24"/>
          <w:szCs w:val="24"/>
        </w:rPr>
        <w:t>Toto</w:t>
      </w:r>
      <w:r>
        <w:rPr>
          <w:rFonts w:hint="eastAsia"/>
          <w:sz w:val="24"/>
          <w:szCs w:val="24"/>
        </w:rPr>
        <w:t>等的试验</w:t>
      </w:r>
      <w:r>
        <w:rPr>
          <w:sz w:val="24"/>
          <w:szCs w:val="24"/>
          <w:vertAlign w:val="superscript"/>
        </w:rPr>
        <w:t>[30]</w:t>
      </w:r>
      <w:r>
        <w:rPr>
          <w:rFonts w:hint="eastAsia"/>
          <w:sz w:val="24"/>
          <w:szCs w:val="24"/>
        </w:rPr>
        <w:t>，因为</w:t>
      </w:r>
      <w:r>
        <w:rPr>
          <w:sz w:val="24"/>
          <w:szCs w:val="24"/>
        </w:rPr>
        <w:t>报告的事件数不足（</w:t>
      </w:r>
      <w:r>
        <w:rPr>
          <w:rFonts w:hint="eastAsia"/>
          <w:sz w:val="24"/>
          <w:szCs w:val="24"/>
        </w:rPr>
        <w:t>少于</w:t>
      </w:r>
      <w:r>
        <w:rPr>
          <w:rFonts w:hint="eastAsia"/>
          <w:sz w:val="24"/>
          <w:szCs w:val="24"/>
        </w:rPr>
        <w:t>5</w:t>
      </w:r>
      <w:r>
        <w:rPr>
          <w:rFonts w:hint="eastAsia"/>
          <w:sz w:val="24"/>
          <w:szCs w:val="24"/>
        </w:rPr>
        <w:t>次</w:t>
      </w:r>
      <w:r>
        <w:rPr>
          <w:sz w:val="24"/>
          <w:szCs w:val="24"/>
        </w:rPr>
        <w:t>）</w:t>
      </w:r>
      <w:r>
        <w:rPr>
          <w:rFonts w:hint="eastAsia"/>
          <w:sz w:val="24"/>
          <w:szCs w:val="24"/>
        </w:rPr>
        <w:t>；</w:t>
      </w:r>
      <w:r>
        <w:rPr>
          <w:sz w:val="24"/>
          <w:szCs w:val="24"/>
        </w:rPr>
        <w:t>PAST-</w:t>
      </w:r>
      <w:r>
        <w:rPr>
          <w:rFonts w:hint="eastAsia"/>
          <w:sz w:val="24"/>
          <w:szCs w:val="24"/>
        </w:rPr>
        <w:t xml:space="preserve"> B</w:t>
      </w:r>
      <w:r>
        <w:rPr>
          <w:sz w:val="24"/>
          <w:szCs w:val="24"/>
        </w:rPr>
        <w:t>P</w:t>
      </w:r>
      <w:r>
        <w:rPr>
          <w:rFonts w:hint="eastAsia"/>
          <w:sz w:val="24"/>
          <w:szCs w:val="24"/>
        </w:rPr>
        <w:t>试验</w:t>
      </w:r>
      <w:r>
        <w:rPr>
          <w:sz w:val="24"/>
          <w:szCs w:val="24"/>
          <w:vertAlign w:val="superscript"/>
        </w:rPr>
        <w:t>[31]</w:t>
      </w:r>
      <w:r>
        <w:rPr>
          <w:rFonts w:hint="eastAsia"/>
          <w:sz w:val="24"/>
          <w:szCs w:val="24"/>
        </w:rPr>
        <w:t>，因为发表</w:t>
      </w:r>
      <w:r>
        <w:rPr>
          <w:sz w:val="24"/>
          <w:szCs w:val="24"/>
        </w:rPr>
        <w:t>的初步报告未给出事件数。</w:t>
      </w:r>
    </w:p>
    <w:p w14:paraId="105D493D" w14:textId="77777777" w:rsidR="0067239B" w:rsidRDefault="00367850">
      <w:pPr>
        <w:spacing w:line="360" w:lineRule="auto"/>
        <w:ind w:firstLineChars="200" w:firstLine="480"/>
        <w:rPr>
          <w:sz w:val="24"/>
          <w:szCs w:val="24"/>
        </w:rPr>
      </w:pPr>
      <w:r>
        <w:rPr>
          <w:rFonts w:hint="eastAsia"/>
          <w:sz w:val="24"/>
          <w:szCs w:val="24"/>
        </w:rPr>
        <w:t>选取</w:t>
      </w:r>
      <w:r>
        <w:rPr>
          <w:rFonts w:hint="eastAsia"/>
          <w:sz w:val="24"/>
          <w:szCs w:val="24"/>
        </w:rPr>
        <w:t>16</w:t>
      </w:r>
      <w:r>
        <w:rPr>
          <w:rFonts w:hint="eastAsia"/>
          <w:sz w:val="24"/>
          <w:szCs w:val="24"/>
        </w:rPr>
        <w:t>项</w:t>
      </w:r>
      <w:r>
        <w:rPr>
          <w:sz w:val="24"/>
          <w:szCs w:val="24"/>
        </w:rPr>
        <w:t>RCT</w:t>
      </w:r>
      <w:r>
        <w:rPr>
          <w:rFonts w:hint="eastAsia"/>
          <w:sz w:val="24"/>
          <w:szCs w:val="24"/>
        </w:rPr>
        <w:t>用于</w:t>
      </w:r>
      <w:r>
        <w:rPr>
          <w:sz w:val="24"/>
          <w:szCs w:val="24"/>
        </w:rPr>
        <w:t>初步分析，另</w:t>
      </w:r>
      <w:r>
        <w:rPr>
          <w:rFonts w:hint="eastAsia"/>
          <w:sz w:val="24"/>
          <w:szCs w:val="24"/>
        </w:rPr>
        <w:t>外</w:t>
      </w:r>
      <w:r>
        <w:rPr>
          <w:sz w:val="24"/>
          <w:szCs w:val="24"/>
        </w:rPr>
        <w:t>两项</w:t>
      </w:r>
      <w:r>
        <w:rPr>
          <w:sz w:val="24"/>
          <w:szCs w:val="24"/>
        </w:rPr>
        <w:t>RCT</w:t>
      </w:r>
      <w:r>
        <w:rPr>
          <w:rFonts w:hint="eastAsia"/>
          <w:sz w:val="24"/>
          <w:szCs w:val="24"/>
        </w:rPr>
        <w:t>用于</w:t>
      </w:r>
      <w:r>
        <w:rPr>
          <w:sz w:val="24"/>
          <w:szCs w:val="24"/>
        </w:rPr>
        <w:t>敏感性分析，列于表</w:t>
      </w:r>
      <w:r>
        <w:rPr>
          <w:rFonts w:hint="eastAsia"/>
          <w:sz w:val="24"/>
          <w:szCs w:val="24"/>
        </w:rPr>
        <w:t>1</w:t>
      </w:r>
      <w:r>
        <w:rPr>
          <w:rFonts w:hint="eastAsia"/>
          <w:sz w:val="24"/>
          <w:szCs w:val="24"/>
        </w:rPr>
        <w:t>。总的来说</w:t>
      </w:r>
      <w:r>
        <w:rPr>
          <w:sz w:val="24"/>
          <w:szCs w:val="24"/>
        </w:rPr>
        <w:t>，</w:t>
      </w:r>
      <w:r>
        <w:rPr>
          <w:rFonts w:hint="eastAsia"/>
          <w:sz w:val="24"/>
          <w:szCs w:val="24"/>
        </w:rPr>
        <w:t>我</w:t>
      </w:r>
      <w:r>
        <w:rPr>
          <w:sz w:val="24"/>
          <w:szCs w:val="24"/>
        </w:rPr>
        <w:t>们对</w:t>
      </w:r>
      <w:r>
        <w:rPr>
          <w:sz w:val="24"/>
          <w:szCs w:val="24"/>
        </w:rPr>
        <w:t>52 235</w:t>
      </w:r>
      <w:r>
        <w:rPr>
          <w:sz w:val="24"/>
          <w:szCs w:val="24"/>
        </w:rPr>
        <w:t>例患者进行</w:t>
      </w:r>
      <w:r>
        <w:rPr>
          <w:rFonts w:hint="eastAsia"/>
          <w:sz w:val="24"/>
          <w:szCs w:val="24"/>
        </w:rPr>
        <w:t>了</w:t>
      </w:r>
      <w:r>
        <w:rPr>
          <w:sz w:val="24"/>
          <w:szCs w:val="24"/>
        </w:rPr>
        <w:t>初步分析，</w:t>
      </w:r>
      <w:r>
        <w:rPr>
          <w:rFonts w:hint="eastAsia"/>
          <w:sz w:val="24"/>
          <w:szCs w:val="24"/>
        </w:rPr>
        <w:t>平均</w:t>
      </w:r>
      <w:r>
        <w:rPr>
          <w:sz w:val="24"/>
          <w:szCs w:val="24"/>
        </w:rPr>
        <w:t>随访</w:t>
      </w:r>
      <w:r>
        <w:rPr>
          <w:sz w:val="24"/>
          <w:szCs w:val="24"/>
        </w:rPr>
        <w:t>3.7</w:t>
      </w:r>
      <w:r>
        <w:rPr>
          <w:sz w:val="24"/>
          <w:szCs w:val="24"/>
        </w:rPr>
        <w:t>年，</w:t>
      </w:r>
      <w:r>
        <w:rPr>
          <w:rFonts w:hint="eastAsia"/>
          <w:sz w:val="24"/>
          <w:szCs w:val="24"/>
        </w:rPr>
        <w:t>共包括</w:t>
      </w:r>
      <w:r>
        <w:rPr>
          <w:sz w:val="24"/>
          <w:szCs w:val="24"/>
        </w:rPr>
        <w:t>了</w:t>
      </w:r>
      <w:r>
        <w:rPr>
          <w:rFonts w:hint="eastAsia"/>
          <w:sz w:val="24"/>
          <w:szCs w:val="24"/>
        </w:rPr>
        <w:t>1158</w:t>
      </w:r>
      <w:r>
        <w:rPr>
          <w:rFonts w:hint="eastAsia"/>
          <w:sz w:val="24"/>
          <w:szCs w:val="24"/>
        </w:rPr>
        <w:t>次</w:t>
      </w:r>
      <w:r>
        <w:rPr>
          <w:sz w:val="24"/>
          <w:szCs w:val="24"/>
        </w:rPr>
        <w:t>卒中</w:t>
      </w:r>
      <w:r>
        <w:rPr>
          <w:rFonts w:hint="eastAsia"/>
          <w:sz w:val="24"/>
          <w:szCs w:val="24"/>
        </w:rPr>
        <w:t>、</w:t>
      </w:r>
      <w:r>
        <w:rPr>
          <w:rFonts w:hint="eastAsia"/>
          <w:sz w:val="24"/>
          <w:szCs w:val="24"/>
        </w:rPr>
        <w:t>1131</w:t>
      </w:r>
      <w:r>
        <w:rPr>
          <w:rFonts w:hint="eastAsia"/>
          <w:sz w:val="24"/>
          <w:szCs w:val="24"/>
        </w:rPr>
        <w:t>次</w:t>
      </w:r>
      <w:r>
        <w:rPr>
          <w:rFonts w:hint="eastAsia"/>
          <w:sz w:val="24"/>
          <w:szCs w:val="24"/>
        </w:rPr>
        <w:t>CHD</w:t>
      </w:r>
      <w:r>
        <w:rPr>
          <w:rFonts w:hint="eastAsia"/>
          <w:sz w:val="24"/>
          <w:szCs w:val="24"/>
        </w:rPr>
        <w:t>事件</w:t>
      </w:r>
      <w:r>
        <w:rPr>
          <w:sz w:val="24"/>
          <w:szCs w:val="24"/>
        </w:rPr>
        <w:t>、</w:t>
      </w:r>
      <w:r>
        <w:rPr>
          <w:sz w:val="24"/>
          <w:szCs w:val="24"/>
        </w:rPr>
        <w:t>528</w:t>
      </w:r>
      <w:r>
        <w:rPr>
          <w:rFonts w:hint="eastAsia"/>
          <w:sz w:val="24"/>
          <w:szCs w:val="24"/>
        </w:rPr>
        <w:t>次</w:t>
      </w:r>
      <w:r>
        <w:rPr>
          <w:sz w:val="24"/>
          <w:szCs w:val="24"/>
        </w:rPr>
        <w:t>心力衰竭、</w:t>
      </w:r>
      <w:r>
        <w:rPr>
          <w:rFonts w:hint="eastAsia"/>
          <w:sz w:val="24"/>
          <w:szCs w:val="24"/>
        </w:rPr>
        <w:t>908</w:t>
      </w:r>
      <w:r>
        <w:rPr>
          <w:rFonts w:hint="eastAsia"/>
          <w:sz w:val="24"/>
          <w:szCs w:val="24"/>
        </w:rPr>
        <w:t>例</w:t>
      </w:r>
      <w:r>
        <w:rPr>
          <w:sz w:val="24"/>
          <w:szCs w:val="24"/>
        </w:rPr>
        <w:t>心血管死亡和</w:t>
      </w:r>
      <w:r>
        <w:rPr>
          <w:rFonts w:hint="eastAsia"/>
          <w:sz w:val="24"/>
          <w:szCs w:val="24"/>
        </w:rPr>
        <w:t>2149</w:t>
      </w:r>
      <w:r>
        <w:rPr>
          <w:rFonts w:hint="eastAsia"/>
          <w:sz w:val="24"/>
          <w:szCs w:val="24"/>
        </w:rPr>
        <w:t>例</w:t>
      </w:r>
      <w:r>
        <w:rPr>
          <w:sz w:val="24"/>
          <w:szCs w:val="24"/>
        </w:rPr>
        <w:t>全因死亡</w:t>
      </w:r>
      <w:r>
        <w:rPr>
          <w:rFonts w:hint="eastAsia"/>
          <w:sz w:val="24"/>
          <w:szCs w:val="24"/>
        </w:rPr>
        <w:t>。</w:t>
      </w:r>
    </w:p>
    <w:p w14:paraId="65CF7223" w14:textId="77777777" w:rsidR="0067239B" w:rsidRDefault="0067239B">
      <w:pPr>
        <w:spacing w:line="360" w:lineRule="auto"/>
        <w:ind w:firstLineChars="200" w:firstLine="480"/>
        <w:rPr>
          <w:sz w:val="24"/>
          <w:szCs w:val="24"/>
        </w:rPr>
      </w:pPr>
    </w:p>
    <w:p w14:paraId="625AA5C5" w14:textId="77777777" w:rsidR="0067239B" w:rsidRDefault="00367850">
      <w:pPr>
        <w:spacing w:line="360" w:lineRule="auto"/>
        <w:rPr>
          <w:b/>
          <w:sz w:val="24"/>
          <w:szCs w:val="24"/>
        </w:rPr>
      </w:pPr>
      <w:r>
        <w:rPr>
          <w:b/>
          <w:sz w:val="24"/>
          <w:szCs w:val="24"/>
        </w:rPr>
        <w:t>强化</w:t>
      </w:r>
      <w:r>
        <w:rPr>
          <w:rFonts w:hint="eastAsia"/>
          <w:b/>
          <w:sz w:val="24"/>
          <w:szCs w:val="24"/>
        </w:rPr>
        <w:t>相比</w:t>
      </w:r>
      <w:r>
        <w:rPr>
          <w:b/>
          <w:sz w:val="24"/>
          <w:szCs w:val="24"/>
        </w:rPr>
        <w:t>非强化降压治疗的</w:t>
      </w:r>
      <w:r>
        <w:rPr>
          <w:rFonts w:hint="eastAsia"/>
          <w:b/>
          <w:sz w:val="24"/>
          <w:szCs w:val="24"/>
        </w:rPr>
        <w:t>影响</w:t>
      </w:r>
    </w:p>
    <w:p w14:paraId="4A965679" w14:textId="77777777" w:rsidR="0067239B" w:rsidRDefault="00367850">
      <w:pPr>
        <w:spacing w:line="360" w:lineRule="auto"/>
        <w:ind w:firstLineChars="200" w:firstLine="480"/>
        <w:rPr>
          <w:sz w:val="24"/>
          <w:szCs w:val="24"/>
        </w:rPr>
      </w:pPr>
      <w:r>
        <w:rPr>
          <w:rFonts w:hint="eastAsia"/>
          <w:sz w:val="24"/>
          <w:szCs w:val="24"/>
        </w:rPr>
        <w:t>如</w:t>
      </w:r>
      <w:r>
        <w:rPr>
          <w:sz w:val="24"/>
          <w:szCs w:val="24"/>
        </w:rPr>
        <w:t>图</w:t>
      </w:r>
      <w:r>
        <w:rPr>
          <w:rFonts w:hint="eastAsia"/>
          <w:sz w:val="24"/>
          <w:szCs w:val="24"/>
        </w:rPr>
        <w:t>1</w:t>
      </w:r>
      <w:r>
        <w:rPr>
          <w:rFonts w:hint="eastAsia"/>
          <w:sz w:val="24"/>
          <w:szCs w:val="24"/>
        </w:rPr>
        <w:t>所</w:t>
      </w:r>
      <w:r>
        <w:rPr>
          <w:sz w:val="24"/>
          <w:szCs w:val="24"/>
        </w:rPr>
        <w:t>示，</w:t>
      </w:r>
      <w:r>
        <w:rPr>
          <w:rFonts w:hint="eastAsia"/>
          <w:sz w:val="24"/>
          <w:szCs w:val="24"/>
        </w:rPr>
        <w:t>在</w:t>
      </w:r>
      <w:r>
        <w:rPr>
          <w:sz w:val="24"/>
          <w:szCs w:val="24"/>
        </w:rPr>
        <w:t>报告了卒中、</w:t>
      </w:r>
      <w:r>
        <w:rPr>
          <w:rFonts w:hint="eastAsia"/>
          <w:sz w:val="24"/>
          <w:szCs w:val="24"/>
        </w:rPr>
        <w:t>CHD</w:t>
      </w:r>
      <w:r>
        <w:rPr>
          <w:rFonts w:hint="eastAsia"/>
          <w:sz w:val="24"/>
          <w:szCs w:val="24"/>
        </w:rPr>
        <w:t>和</w:t>
      </w:r>
      <w:r>
        <w:rPr>
          <w:sz w:val="24"/>
          <w:szCs w:val="24"/>
        </w:rPr>
        <w:t>心血管或全因死亡</w:t>
      </w:r>
      <w:r>
        <w:rPr>
          <w:rFonts w:hint="eastAsia"/>
          <w:sz w:val="24"/>
          <w:szCs w:val="24"/>
        </w:rPr>
        <w:t>终点的</w:t>
      </w:r>
      <w:r>
        <w:rPr>
          <w:sz w:val="24"/>
          <w:szCs w:val="24"/>
        </w:rPr>
        <w:t>RCT</w:t>
      </w:r>
      <w:r>
        <w:rPr>
          <w:sz w:val="24"/>
          <w:szCs w:val="24"/>
        </w:rPr>
        <w:t>中，</w:t>
      </w:r>
      <w:r>
        <w:rPr>
          <w:rFonts w:hint="eastAsia"/>
          <w:sz w:val="24"/>
          <w:szCs w:val="24"/>
        </w:rPr>
        <w:t>两种</w:t>
      </w:r>
      <w:r>
        <w:rPr>
          <w:sz w:val="24"/>
          <w:szCs w:val="24"/>
        </w:rPr>
        <w:t>治疗之间的</w:t>
      </w:r>
      <w:r>
        <w:rPr>
          <w:sz w:val="24"/>
          <w:szCs w:val="24"/>
        </w:rPr>
        <w:t>SBP/DBP</w:t>
      </w:r>
      <w:r>
        <w:rPr>
          <w:sz w:val="24"/>
          <w:szCs w:val="24"/>
        </w:rPr>
        <w:t>差异</w:t>
      </w:r>
      <w:r>
        <w:rPr>
          <w:rFonts w:hint="eastAsia"/>
          <w:sz w:val="24"/>
          <w:szCs w:val="24"/>
        </w:rPr>
        <w:t>约</w:t>
      </w:r>
      <w:r>
        <w:rPr>
          <w:sz w:val="24"/>
          <w:szCs w:val="24"/>
        </w:rPr>
        <w:t>为</w:t>
      </w:r>
      <w:r>
        <w:rPr>
          <w:sz w:val="24"/>
          <w:szCs w:val="24"/>
        </w:rPr>
        <w:t>-8.1/-3.4 mmHg</w:t>
      </w:r>
      <w:r>
        <w:rPr>
          <w:rFonts w:hint="eastAsia"/>
          <w:sz w:val="24"/>
          <w:szCs w:val="24"/>
        </w:rPr>
        <w:t>。</w:t>
      </w:r>
      <w:r>
        <w:rPr>
          <w:sz w:val="24"/>
          <w:szCs w:val="24"/>
        </w:rPr>
        <w:t>这</w:t>
      </w:r>
      <w:r>
        <w:rPr>
          <w:rFonts w:hint="eastAsia"/>
          <w:sz w:val="24"/>
          <w:szCs w:val="24"/>
        </w:rPr>
        <w:t>些血压差异</w:t>
      </w:r>
      <w:r>
        <w:rPr>
          <w:sz w:val="24"/>
          <w:szCs w:val="24"/>
        </w:rPr>
        <w:t>与有统计学意义的卒中、</w:t>
      </w:r>
      <w:r>
        <w:rPr>
          <w:rFonts w:hint="eastAsia"/>
          <w:sz w:val="24"/>
          <w:szCs w:val="24"/>
        </w:rPr>
        <w:t>CHD</w:t>
      </w:r>
      <w:r>
        <w:rPr>
          <w:rFonts w:hint="eastAsia"/>
          <w:sz w:val="24"/>
          <w:szCs w:val="24"/>
        </w:rPr>
        <w:t>事件</w:t>
      </w:r>
      <w:r>
        <w:rPr>
          <w:sz w:val="24"/>
          <w:szCs w:val="24"/>
        </w:rPr>
        <w:t>、卒中</w:t>
      </w:r>
      <w:r>
        <w:rPr>
          <w:rFonts w:hint="eastAsia"/>
          <w:sz w:val="24"/>
          <w:szCs w:val="24"/>
        </w:rPr>
        <w:t>和</w:t>
      </w:r>
      <w:r>
        <w:rPr>
          <w:sz w:val="24"/>
          <w:szCs w:val="24"/>
        </w:rPr>
        <w:t>CHD</w:t>
      </w:r>
      <w:r>
        <w:rPr>
          <w:rFonts w:hint="eastAsia"/>
          <w:sz w:val="24"/>
          <w:szCs w:val="24"/>
        </w:rPr>
        <w:t>复合</w:t>
      </w:r>
      <w:r>
        <w:rPr>
          <w:sz w:val="24"/>
          <w:szCs w:val="24"/>
        </w:rPr>
        <w:t>终点，以及卒中、</w:t>
      </w:r>
      <w:r>
        <w:rPr>
          <w:rFonts w:hint="eastAsia"/>
          <w:sz w:val="24"/>
          <w:szCs w:val="24"/>
        </w:rPr>
        <w:t>CHD</w:t>
      </w:r>
      <w:r>
        <w:rPr>
          <w:rFonts w:hint="eastAsia"/>
          <w:sz w:val="24"/>
          <w:szCs w:val="24"/>
        </w:rPr>
        <w:t>和</w:t>
      </w:r>
      <w:r>
        <w:rPr>
          <w:sz w:val="24"/>
          <w:szCs w:val="24"/>
        </w:rPr>
        <w:t>心力衰竭复合终点的发生风险降低相关。固定效应模型还发现</w:t>
      </w:r>
      <w:r>
        <w:rPr>
          <w:rFonts w:hint="eastAsia"/>
          <w:sz w:val="24"/>
          <w:szCs w:val="24"/>
        </w:rPr>
        <w:t>心血管</w:t>
      </w:r>
      <w:r>
        <w:rPr>
          <w:sz w:val="24"/>
          <w:szCs w:val="24"/>
        </w:rPr>
        <w:t>死亡风险显著降低（</w:t>
      </w:r>
      <w:r>
        <w:rPr>
          <w:i/>
          <w:sz w:val="24"/>
          <w:szCs w:val="24"/>
        </w:rPr>
        <w:t>I</w:t>
      </w:r>
      <w:r>
        <w:rPr>
          <w:i/>
          <w:sz w:val="24"/>
          <w:szCs w:val="24"/>
          <w:vertAlign w:val="superscript"/>
        </w:rPr>
        <w:t>2</w:t>
      </w:r>
      <w:r>
        <w:rPr>
          <w:sz w:val="24"/>
          <w:szCs w:val="24"/>
        </w:rPr>
        <w:t xml:space="preserve"> 34%</w:t>
      </w:r>
      <w:r>
        <w:rPr>
          <w:rFonts w:hint="eastAsia"/>
          <w:sz w:val="24"/>
          <w:szCs w:val="24"/>
        </w:rPr>
        <w:t>，</w:t>
      </w:r>
      <w:r>
        <w:rPr>
          <w:i/>
          <w:sz w:val="24"/>
          <w:szCs w:val="24"/>
        </w:rPr>
        <w:t>P</w:t>
      </w:r>
      <w:r>
        <w:rPr>
          <w:sz w:val="24"/>
          <w:szCs w:val="24"/>
        </w:rPr>
        <w:t>=0.11</w:t>
      </w:r>
      <w:r>
        <w:rPr>
          <w:sz w:val="24"/>
          <w:szCs w:val="24"/>
        </w:rPr>
        <w:t>），</w:t>
      </w:r>
      <w:r>
        <w:rPr>
          <w:rFonts w:hint="eastAsia"/>
          <w:sz w:val="24"/>
          <w:szCs w:val="24"/>
        </w:rPr>
        <w:t>而</w:t>
      </w:r>
      <w:r>
        <w:rPr>
          <w:sz w:val="24"/>
          <w:szCs w:val="24"/>
        </w:rPr>
        <w:t>全因死亡</w:t>
      </w:r>
      <w:r>
        <w:rPr>
          <w:rFonts w:hint="eastAsia"/>
          <w:sz w:val="24"/>
          <w:szCs w:val="24"/>
        </w:rPr>
        <w:t>的</w:t>
      </w:r>
      <w:r>
        <w:rPr>
          <w:sz w:val="24"/>
          <w:szCs w:val="24"/>
        </w:rPr>
        <w:t>风险降低</w:t>
      </w:r>
      <w:r>
        <w:rPr>
          <w:rFonts w:hint="eastAsia"/>
          <w:sz w:val="24"/>
          <w:szCs w:val="24"/>
        </w:rPr>
        <w:t>（因</w:t>
      </w:r>
      <w:r>
        <w:rPr>
          <w:sz w:val="24"/>
          <w:szCs w:val="24"/>
        </w:rPr>
        <w:t>有显著的异质性，故未使用固定效</w:t>
      </w:r>
      <w:r>
        <w:rPr>
          <w:sz w:val="24"/>
          <w:szCs w:val="24"/>
        </w:rPr>
        <w:lastRenderedPageBreak/>
        <w:t>应模型</w:t>
      </w:r>
      <w:r>
        <w:rPr>
          <w:rFonts w:hint="eastAsia"/>
          <w:sz w:val="24"/>
          <w:szCs w:val="24"/>
        </w:rPr>
        <w:t>）仅接近</w:t>
      </w:r>
      <w:r>
        <w:rPr>
          <w:sz w:val="24"/>
          <w:szCs w:val="24"/>
        </w:rPr>
        <w:t>有统计学意义。</w:t>
      </w:r>
      <w:r>
        <w:rPr>
          <w:rFonts w:hint="eastAsia"/>
          <w:sz w:val="24"/>
          <w:szCs w:val="24"/>
        </w:rPr>
        <w:t>另外，</w:t>
      </w:r>
      <w:r>
        <w:rPr>
          <w:sz w:val="24"/>
          <w:szCs w:val="24"/>
        </w:rPr>
        <w:t>心力衰竭的发生风险降低未达到有统计学意义，但把心力衰竭作为终点进行报告的</w:t>
      </w:r>
      <w:r>
        <w:rPr>
          <w:sz w:val="24"/>
          <w:szCs w:val="24"/>
        </w:rPr>
        <w:t>RCT</w:t>
      </w:r>
      <w:r>
        <w:rPr>
          <w:rFonts w:hint="eastAsia"/>
          <w:sz w:val="24"/>
          <w:szCs w:val="24"/>
        </w:rPr>
        <w:t>数量较</w:t>
      </w:r>
      <w:r>
        <w:rPr>
          <w:sz w:val="24"/>
          <w:szCs w:val="24"/>
        </w:rPr>
        <w:t>少。绝对风险降低</w:t>
      </w:r>
      <w:r>
        <w:rPr>
          <w:rFonts w:hint="eastAsia"/>
          <w:sz w:val="24"/>
          <w:szCs w:val="24"/>
        </w:rPr>
        <w:t>的</w:t>
      </w:r>
      <w:r>
        <w:rPr>
          <w:sz w:val="24"/>
          <w:szCs w:val="24"/>
        </w:rPr>
        <w:t>计算结果显示，</w:t>
      </w:r>
      <w:r w:rsidR="005830C4">
        <w:rPr>
          <w:rFonts w:hint="eastAsia"/>
          <w:sz w:val="24"/>
          <w:szCs w:val="24"/>
        </w:rPr>
        <w:t>为</w:t>
      </w:r>
      <w:r w:rsidR="005830C4">
        <w:rPr>
          <w:sz w:val="24"/>
          <w:szCs w:val="24"/>
        </w:rPr>
        <w:t>预防一次卒中事件</w:t>
      </w:r>
      <w:r>
        <w:rPr>
          <w:sz w:val="24"/>
          <w:szCs w:val="24"/>
        </w:rPr>
        <w:t>必须</w:t>
      </w:r>
      <w:r>
        <w:rPr>
          <w:rFonts w:hint="eastAsia"/>
          <w:sz w:val="24"/>
          <w:szCs w:val="24"/>
        </w:rPr>
        <w:t>对</w:t>
      </w:r>
      <w:r>
        <w:rPr>
          <w:rFonts w:hint="eastAsia"/>
          <w:sz w:val="24"/>
          <w:szCs w:val="24"/>
        </w:rPr>
        <w:t>115</w:t>
      </w:r>
      <w:r>
        <w:rPr>
          <w:rFonts w:hint="eastAsia"/>
          <w:sz w:val="24"/>
          <w:szCs w:val="24"/>
        </w:rPr>
        <w:t>例</w:t>
      </w:r>
      <w:r>
        <w:rPr>
          <w:sz w:val="24"/>
          <w:szCs w:val="24"/>
        </w:rPr>
        <w:t>患者进行强化治疗</w:t>
      </w:r>
      <w:r>
        <w:rPr>
          <w:rFonts w:hint="eastAsia"/>
          <w:sz w:val="24"/>
          <w:szCs w:val="24"/>
        </w:rPr>
        <w:t>5</w:t>
      </w:r>
      <w:r>
        <w:rPr>
          <w:rFonts w:hint="eastAsia"/>
          <w:sz w:val="24"/>
          <w:szCs w:val="24"/>
        </w:rPr>
        <w:t>年</w:t>
      </w:r>
      <w:r>
        <w:rPr>
          <w:sz w:val="24"/>
          <w:szCs w:val="24"/>
        </w:rPr>
        <w:t>，</w:t>
      </w:r>
      <w:r w:rsidR="005830C4">
        <w:rPr>
          <w:sz w:val="24"/>
          <w:szCs w:val="24"/>
        </w:rPr>
        <w:t>预防一次</w:t>
      </w:r>
      <w:r w:rsidR="005830C4">
        <w:rPr>
          <w:rFonts w:hint="eastAsia"/>
          <w:sz w:val="24"/>
          <w:szCs w:val="24"/>
        </w:rPr>
        <w:t>CHD</w:t>
      </w:r>
      <w:r w:rsidR="005830C4">
        <w:rPr>
          <w:rFonts w:hint="eastAsia"/>
          <w:sz w:val="24"/>
          <w:szCs w:val="24"/>
        </w:rPr>
        <w:t>事件需</w:t>
      </w:r>
      <w:r w:rsidR="005830C4">
        <w:rPr>
          <w:sz w:val="24"/>
          <w:szCs w:val="24"/>
        </w:rPr>
        <w:t>强化治疗</w:t>
      </w:r>
      <w:r>
        <w:rPr>
          <w:sz w:val="24"/>
          <w:szCs w:val="24"/>
        </w:rPr>
        <w:t>186</w:t>
      </w:r>
      <w:r>
        <w:rPr>
          <w:rFonts w:hint="eastAsia"/>
          <w:sz w:val="24"/>
          <w:szCs w:val="24"/>
        </w:rPr>
        <w:t>例</w:t>
      </w:r>
      <w:r>
        <w:rPr>
          <w:sz w:val="24"/>
          <w:szCs w:val="24"/>
        </w:rPr>
        <w:t>患者，</w:t>
      </w:r>
      <w:r>
        <w:rPr>
          <w:rFonts w:hint="eastAsia"/>
          <w:sz w:val="24"/>
          <w:szCs w:val="24"/>
        </w:rPr>
        <w:t>而</w:t>
      </w:r>
      <w:r w:rsidR="005830C4">
        <w:rPr>
          <w:sz w:val="24"/>
          <w:szCs w:val="24"/>
        </w:rPr>
        <w:t>预防一次</w:t>
      </w:r>
      <w:r w:rsidR="005830C4">
        <w:rPr>
          <w:rFonts w:hint="eastAsia"/>
          <w:sz w:val="24"/>
          <w:szCs w:val="24"/>
        </w:rPr>
        <w:t>卒中</w:t>
      </w:r>
      <w:r w:rsidR="005830C4">
        <w:rPr>
          <w:sz w:val="24"/>
          <w:szCs w:val="24"/>
        </w:rPr>
        <w:t>或一次</w:t>
      </w:r>
      <w:r w:rsidR="005830C4">
        <w:rPr>
          <w:rFonts w:hint="eastAsia"/>
          <w:sz w:val="24"/>
          <w:szCs w:val="24"/>
        </w:rPr>
        <w:t>CHD</w:t>
      </w:r>
      <w:r w:rsidR="005830C4">
        <w:rPr>
          <w:rFonts w:hint="eastAsia"/>
          <w:sz w:val="24"/>
          <w:szCs w:val="24"/>
        </w:rPr>
        <w:t>事件或</w:t>
      </w:r>
      <w:r w:rsidR="005830C4">
        <w:rPr>
          <w:sz w:val="24"/>
          <w:szCs w:val="24"/>
        </w:rPr>
        <w:t>一次心力衰竭</w:t>
      </w:r>
      <w:r w:rsidR="005830C4">
        <w:rPr>
          <w:rFonts w:hint="eastAsia"/>
          <w:sz w:val="24"/>
          <w:szCs w:val="24"/>
        </w:rPr>
        <w:t>发作</w:t>
      </w:r>
      <w:r w:rsidR="005830C4">
        <w:rPr>
          <w:rFonts w:hint="eastAsia"/>
          <w:sz w:val="24"/>
          <w:szCs w:val="24"/>
        </w:rPr>
        <w:t>5</w:t>
      </w:r>
      <w:r w:rsidR="005830C4">
        <w:rPr>
          <w:rFonts w:hint="eastAsia"/>
          <w:sz w:val="24"/>
          <w:szCs w:val="24"/>
        </w:rPr>
        <w:t>年</w:t>
      </w:r>
      <w:r>
        <w:rPr>
          <w:rFonts w:hint="eastAsia"/>
          <w:sz w:val="24"/>
          <w:szCs w:val="24"/>
        </w:rPr>
        <w:t>仅</w:t>
      </w:r>
      <w:r w:rsidR="005830C4">
        <w:rPr>
          <w:rFonts w:hint="eastAsia"/>
          <w:sz w:val="24"/>
          <w:szCs w:val="24"/>
        </w:rPr>
        <w:t>需治疗</w:t>
      </w:r>
      <w:r>
        <w:rPr>
          <w:rFonts w:hint="eastAsia"/>
          <w:sz w:val="24"/>
          <w:szCs w:val="24"/>
        </w:rPr>
        <w:t>56</w:t>
      </w:r>
      <w:r>
        <w:rPr>
          <w:rFonts w:hint="eastAsia"/>
          <w:sz w:val="24"/>
          <w:szCs w:val="24"/>
        </w:rPr>
        <w:t>例患者</w:t>
      </w:r>
      <w:r>
        <w:rPr>
          <w:sz w:val="24"/>
          <w:szCs w:val="24"/>
        </w:rPr>
        <w:t>；</w:t>
      </w:r>
      <w:r w:rsidR="005830C4">
        <w:rPr>
          <w:sz w:val="24"/>
          <w:szCs w:val="24"/>
        </w:rPr>
        <w:t>预防一</w:t>
      </w:r>
      <w:r w:rsidR="005830C4">
        <w:rPr>
          <w:rFonts w:hint="eastAsia"/>
          <w:sz w:val="24"/>
          <w:szCs w:val="24"/>
        </w:rPr>
        <w:t>次心血管</w:t>
      </w:r>
      <w:r w:rsidR="005830C4">
        <w:rPr>
          <w:sz w:val="24"/>
          <w:szCs w:val="24"/>
        </w:rPr>
        <w:t>死亡</w:t>
      </w:r>
      <w:r w:rsidR="005830C4">
        <w:rPr>
          <w:rFonts w:hint="eastAsia"/>
          <w:sz w:val="24"/>
          <w:szCs w:val="24"/>
        </w:rPr>
        <w:t>5</w:t>
      </w:r>
      <w:r w:rsidR="005830C4">
        <w:rPr>
          <w:rFonts w:hint="eastAsia"/>
          <w:sz w:val="24"/>
          <w:szCs w:val="24"/>
        </w:rPr>
        <w:t>年需治疗</w:t>
      </w:r>
      <w:r>
        <w:rPr>
          <w:sz w:val="24"/>
          <w:szCs w:val="24"/>
        </w:rPr>
        <w:t>213</w:t>
      </w:r>
      <w:r>
        <w:rPr>
          <w:rFonts w:hint="eastAsia"/>
          <w:sz w:val="24"/>
          <w:szCs w:val="24"/>
        </w:rPr>
        <w:t>例</w:t>
      </w:r>
      <w:r>
        <w:rPr>
          <w:sz w:val="24"/>
          <w:szCs w:val="24"/>
        </w:rPr>
        <w:t>患者</w:t>
      </w:r>
      <w:r w:rsidR="005830C4">
        <w:rPr>
          <w:rFonts w:hint="eastAsia"/>
          <w:sz w:val="24"/>
          <w:szCs w:val="24"/>
        </w:rPr>
        <w:t>。</w:t>
      </w:r>
    </w:p>
    <w:p w14:paraId="04804CFB" w14:textId="77777777" w:rsidR="0067239B" w:rsidRDefault="005830C4">
      <w:pPr>
        <w:spacing w:line="360" w:lineRule="auto"/>
        <w:ind w:firstLineChars="200" w:firstLine="480"/>
        <w:rPr>
          <w:sz w:val="24"/>
          <w:szCs w:val="24"/>
        </w:rPr>
      </w:pPr>
      <w:r>
        <w:rPr>
          <w:rFonts w:hint="eastAsia"/>
          <w:sz w:val="24"/>
          <w:szCs w:val="24"/>
        </w:rPr>
        <w:t>增加</w:t>
      </w:r>
      <w:r w:rsidR="00367850">
        <w:rPr>
          <w:sz w:val="24"/>
          <w:szCs w:val="24"/>
        </w:rPr>
        <w:t>两项在高血压前期患者中比</w:t>
      </w:r>
      <w:r w:rsidR="00367850">
        <w:rPr>
          <w:rFonts w:hint="eastAsia"/>
          <w:sz w:val="24"/>
          <w:szCs w:val="24"/>
        </w:rPr>
        <w:t>较</w:t>
      </w:r>
      <w:r w:rsidR="00367850">
        <w:rPr>
          <w:sz w:val="24"/>
          <w:szCs w:val="24"/>
        </w:rPr>
        <w:t>强化与非强化降压治疗的</w:t>
      </w:r>
      <w:r w:rsidR="00367850">
        <w:rPr>
          <w:rFonts w:hint="eastAsia"/>
          <w:sz w:val="24"/>
          <w:szCs w:val="24"/>
        </w:rPr>
        <w:t>试验</w:t>
      </w:r>
      <w:r w:rsidR="00367850">
        <w:rPr>
          <w:sz w:val="24"/>
          <w:szCs w:val="24"/>
          <w:vertAlign w:val="superscript"/>
        </w:rPr>
        <w:t>[25,26]</w:t>
      </w:r>
      <w:r w:rsidR="00367850">
        <w:rPr>
          <w:sz w:val="24"/>
          <w:szCs w:val="24"/>
        </w:rPr>
        <w:t>并未改变结果，校正至</w:t>
      </w:r>
      <w:r w:rsidR="00367850">
        <w:rPr>
          <w:sz w:val="24"/>
          <w:szCs w:val="24"/>
        </w:rPr>
        <w:t>SBP/DBP</w:t>
      </w:r>
      <w:r w:rsidR="00367850">
        <w:rPr>
          <w:rFonts w:hint="eastAsia"/>
          <w:sz w:val="24"/>
          <w:szCs w:val="24"/>
        </w:rPr>
        <w:t>差异</w:t>
      </w:r>
      <w:r w:rsidR="00367850">
        <w:rPr>
          <w:sz w:val="24"/>
          <w:szCs w:val="24"/>
        </w:rPr>
        <w:t>-10/-5 mmHg</w:t>
      </w:r>
      <w:r w:rsidR="00367850">
        <w:rPr>
          <w:sz w:val="24"/>
          <w:szCs w:val="24"/>
        </w:rPr>
        <w:t>的</w:t>
      </w:r>
      <w:r w:rsidR="00367850">
        <w:rPr>
          <w:rFonts w:hint="eastAsia"/>
          <w:sz w:val="24"/>
          <w:szCs w:val="24"/>
        </w:rPr>
        <w:t>相对风险</w:t>
      </w:r>
      <w:r w:rsidR="00367850">
        <w:rPr>
          <w:sz w:val="24"/>
          <w:szCs w:val="24"/>
        </w:rPr>
        <w:t>估计</w:t>
      </w:r>
      <w:r w:rsidR="00367850">
        <w:rPr>
          <w:rFonts w:hint="eastAsia"/>
          <w:sz w:val="24"/>
          <w:szCs w:val="24"/>
        </w:rPr>
        <w:t>如下</w:t>
      </w:r>
      <w:r w:rsidR="00367850">
        <w:rPr>
          <w:sz w:val="24"/>
          <w:szCs w:val="24"/>
        </w:rPr>
        <w:t>：</w:t>
      </w:r>
      <w:r w:rsidR="00367850">
        <w:rPr>
          <w:rFonts w:hint="eastAsia"/>
          <w:sz w:val="24"/>
          <w:szCs w:val="24"/>
        </w:rPr>
        <w:t>卒中</w:t>
      </w:r>
      <w:r w:rsidR="00367850">
        <w:rPr>
          <w:sz w:val="24"/>
          <w:szCs w:val="24"/>
        </w:rPr>
        <w:t>，</w:t>
      </w:r>
      <w:r w:rsidR="00367850">
        <w:rPr>
          <w:sz w:val="24"/>
          <w:szCs w:val="24"/>
        </w:rPr>
        <w:t>0.67</w:t>
      </w:r>
      <w:r w:rsidR="00367850">
        <w:rPr>
          <w:sz w:val="24"/>
          <w:szCs w:val="24"/>
        </w:rPr>
        <w:t>（</w:t>
      </w:r>
      <w:r w:rsidR="00367850">
        <w:rPr>
          <w:sz w:val="24"/>
          <w:szCs w:val="24"/>
        </w:rPr>
        <w:t>0.55~0.81</w:t>
      </w:r>
      <w:r w:rsidR="00367850">
        <w:rPr>
          <w:sz w:val="24"/>
          <w:szCs w:val="24"/>
        </w:rPr>
        <w:t>）</w:t>
      </w:r>
      <w:r w:rsidR="00367850">
        <w:rPr>
          <w:rFonts w:hint="eastAsia"/>
          <w:sz w:val="24"/>
          <w:szCs w:val="24"/>
        </w:rPr>
        <w:t>；</w:t>
      </w:r>
      <w:r w:rsidR="00367850">
        <w:rPr>
          <w:rFonts w:hint="eastAsia"/>
          <w:sz w:val="24"/>
          <w:szCs w:val="24"/>
        </w:rPr>
        <w:t>CHD</w:t>
      </w:r>
      <w:r w:rsidR="00367850">
        <w:rPr>
          <w:rFonts w:hint="eastAsia"/>
          <w:sz w:val="24"/>
          <w:szCs w:val="24"/>
        </w:rPr>
        <w:t>，</w:t>
      </w:r>
      <w:r w:rsidR="00367850">
        <w:rPr>
          <w:sz w:val="24"/>
          <w:szCs w:val="24"/>
        </w:rPr>
        <w:t>0.81</w:t>
      </w:r>
      <w:r w:rsidR="00367850">
        <w:rPr>
          <w:sz w:val="24"/>
          <w:szCs w:val="24"/>
        </w:rPr>
        <w:t>（</w:t>
      </w:r>
      <w:r w:rsidR="00367850">
        <w:rPr>
          <w:sz w:val="24"/>
          <w:szCs w:val="24"/>
        </w:rPr>
        <w:t>0.70~0.96</w:t>
      </w:r>
      <w:r w:rsidR="00367850">
        <w:rPr>
          <w:sz w:val="24"/>
          <w:szCs w:val="24"/>
        </w:rPr>
        <w:t>）</w:t>
      </w:r>
      <w:r w:rsidR="00367850">
        <w:rPr>
          <w:rFonts w:hint="eastAsia"/>
          <w:sz w:val="24"/>
          <w:szCs w:val="24"/>
        </w:rPr>
        <w:t>；</w:t>
      </w:r>
      <w:r w:rsidR="00367850">
        <w:rPr>
          <w:sz w:val="24"/>
          <w:szCs w:val="24"/>
        </w:rPr>
        <w:t>心血管死亡，</w:t>
      </w:r>
      <w:r w:rsidR="00367850">
        <w:rPr>
          <w:sz w:val="24"/>
          <w:szCs w:val="24"/>
        </w:rPr>
        <w:t>0.77</w:t>
      </w:r>
      <w:r w:rsidR="00367850">
        <w:rPr>
          <w:sz w:val="24"/>
          <w:szCs w:val="24"/>
        </w:rPr>
        <w:t>（</w:t>
      </w:r>
      <w:r w:rsidR="00367850">
        <w:rPr>
          <w:sz w:val="24"/>
          <w:szCs w:val="24"/>
        </w:rPr>
        <w:t>0.63~0.95</w:t>
      </w:r>
      <w:r w:rsidR="00367850">
        <w:rPr>
          <w:sz w:val="24"/>
          <w:szCs w:val="24"/>
        </w:rPr>
        <w:t>）</w:t>
      </w:r>
      <w:r w:rsidR="00367850">
        <w:rPr>
          <w:rFonts w:hint="eastAsia"/>
          <w:sz w:val="24"/>
          <w:szCs w:val="24"/>
        </w:rPr>
        <w:t>。</w:t>
      </w:r>
    </w:p>
    <w:p w14:paraId="4915F7AC" w14:textId="77777777" w:rsidR="0067239B" w:rsidRDefault="00367850">
      <w:pPr>
        <w:spacing w:line="360" w:lineRule="auto"/>
        <w:ind w:firstLineChars="200" w:firstLine="480"/>
        <w:rPr>
          <w:sz w:val="24"/>
          <w:szCs w:val="24"/>
        </w:rPr>
      </w:pPr>
      <w:r>
        <w:rPr>
          <w:rFonts w:hint="eastAsia"/>
          <w:sz w:val="24"/>
          <w:szCs w:val="24"/>
        </w:rPr>
        <w:t>与</w:t>
      </w:r>
      <w:r>
        <w:rPr>
          <w:rFonts w:hint="eastAsia"/>
          <w:sz w:val="24"/>
          <w:szCs w:val="24"/>
        </w:rPr>
        <w:t>2014</w:t>
      </w:r>
      <w:r>
        <w:rPr>
          <w:rFonts w:hint="eastAsia"/>
          <w:sz w:val="24"/>
          <w:szCs w:val="24"/>
        </w:rPr>
        <w:t>年</w:t>
      </w:r>
      <w:r>
        <w:rPr>
          <w:sz w:val="24"/>
          <w:szCs w:val="24"/>
        </w:rPr>
        <w:t>的荟萃分析相比，</w:t>
      </w:r>
      <w:r w:rsidR="00984E4C">
        <w:rPr>
          <w:rFonts w:hint="eastAsia"/>
          <w:sz w:val="24"/>
          <w:szCs w:val="24"/>
        </w:rPr>
        <w:t>纳入</w:t>
      </w:r>
      <w:r>
        <w:rPr>
          <w:sz w:val="24"/>
          <w:szCs w:val="24"/>
        </w:rPr>
        <w:t>Wei</w:t>
      </w:r>
      <w:r>
        <w:rPr>
          <w:rFonts w:hint="eastAsia"/>
          <w:sz w:val="24"/>
          <w:szCs w:val="24"/>
        </w:rPr>
        <w:t>等</w:t>
      </w:r>
      <w:r>
        <w:rPr>
          <w:sz w:val="24"/>
          <w:szCs w:val="24"/>
        </w:rPr>
        <w:t>人</w:t>
      </w:r>
      <w:r>
        <w:rPr>
          <w:rFonts w:hint="eastAsia"/>
          <w:sz w:val="24"/>
          <w:szCs w:val="24"/>
        </w:rPr>
        <w:t>的</w:t>
      </w:r>
      <w:r>
        <w:rPr>
          <w:sz w:val="24"/>
          <w:szCs w:val="24"/>
        </w:rPr>
        <w:t>研究</w:t>
      </w:r>
      <w:r>
        <w:rPr>
          <w:sz w:val="24"/>
          <w:szCs w:val="24"/>
          <w:vertAlign w:val="superscript"/>
        </w:rPr>
        <w:t>[24]</w:t>
      </w:r>
      <w:r>
        <w:rPr>
          <w:rFonts w:hint="eastAsia"/>
          <w:sz w:val="24"/>
          <w:szCs w:val="24"/>
        </w:rPr>
        <w:t>和</w:t>
      </w:r>
      <w:r>
        <w:rPr>
          <w:sz w:val="24"/>
          <w:szCs w:val="24"/>
        </w:rPr>
        <w:t>SPRINT</w:t>
      </w:r>
      <w:r>
        <w:rPr>
          <w:rFonts w:hint="eastAsia"/>
          <w:sz w:val="24"/>
          <w:szCs w:val="24"/>
        </w:rPr>
        <w:t>研究</w:t>
      </w:r>
      <w:r>
        <w:rPr>
          <w:sz w:val="24"/>
          <w:szCs w:val="24"/>
          <w:vertAlign w:val="superscript"/>
        </w:rPr>
        <w:t>[20]</w:t>
      </w:r>
      <w:r w:rsidR="00984E4C" w:rsidRPr="00B515A0">
        <w:rPr>
          <w:rFonts w:hint="eastAsia"/>
          <w:sz w:val="24"/>
          <w:szCs w:val="24"/>
        </w:rPr>
        <w:t>后</w:t>
      </w:r>
      <w:r w:rsidR="00984E4C" w:rsidRPr="00B515A0">
        <w:rPr>
          <w:sz w:val="24"/>
          <w:szCs w:val="24"/>
        </w:rPr>
        <w:t>，</w:t>
      </w:r>
      <w:r>
        <w:rPr>
          <w:rFonts w:hint="eastAsia"/>
          <w:sz w:val="24"/>
          <w:szCs w:val="24"/>
        </w:rPr>
        <w:t>心血管</w:t>
      </w:r>
      <w:r>
        <w:rPr>
          <w:sz w:val="24"/>
          <w:szCs w:val="24"/>
        </w:rPr>
        <w:t>死亡风险的降低</w:t>
      </w:r>
      <w:r>
        <w:rPr>
          <w:rFonts w:hint="eastAsia"/>
          <w:sz w:val="24"/>
          <w:szCs w:val="24"/>
        </w:rPr>
        <w:t>（</w:t>
      </w:r>
      <w:r>
        <w:rPr>
          <w:sz w:val="24"/>
          <w:szCs w:val="24"/>
        </w:rPr>
        <w:t>既往报告</w:t>
      </w:r>
      <w:r>
        <w:rPr>
          <w:rFonts w:hint="eastAsia"/>
          <w:sz w:val="24"/>
          <w:szCs w:val="24"/>
        </w:rPr>
        <w:t>无</w:t>
      </w:r>
      <w:r>
        <w:rPr>
          <w:sz w:val="24"/>
          <w:szCs w:val="24"/>
        </w:rPr>
        <w:t>统计学意义</w:t>
      </w:r>
      <w:r>
        <w:rPr>
          <w:rFonts w:hint="eastAsia"/>
          <w:sz w:val="24"/>
          <w:szCs w:val="24"/>
        </w:rPr>
        <w:t>）</w:t>
      </w:r>
      <w:r w:rsidR="00984E4C">
        <w:rPr>
          <w:rFonts w:hint="eastAsia"/>
          <w:sz w:val="24"/>
          <w:szCs w:val="24"/>
        </w:rPr>
        <w:t>达到了</w:t>
      </w:r>
      <w:r>
        <w:rPr>
          <w:sz w:val="24"/>
          <w:szCs w:val="24"/>
        </w:rPr>
        <w:t>统计学意义。</w:t>
      </w:r>
      <w:r w:rsidRPr="00B515A0">
        <w:rPr>
          <w:rFonts w:hint="eastAsia"/>
          <w:sz w:val="24"/>
          <w:szCs w:val="24"/>
          <w:highlight w:val="yellow"/>
        </w:rPr>
        <w:t>我</w:t>
      </w:r>
      <w:r w:rsidRPr="00B515A0">
        <w:rPr>
          <w:sz w:val="24"/>
          <w:szCs w:val="24"/>
          <w:highlight w:val="yellow"/>
        </w:rPr>
        <w:t>们还验证了强化降压治疗</w:t>
      </w:r>
      <w:r w:rsidRPr="00B515A0">
        <w:rPr>
          <w:rFonts w:hint="eastAsia"/>
          <w:sz w:val="24"/>
          <w:szCs w:val="24"/>
          <w:highlight w:val="yellow"/>
        </w:rPr>
        <w:t>带来</w:t>
      </w:r>
      <w:r w:rsidRPr="00B515A0">
        <w:rPr>
          <w:sz w:val="24"/>
          <w:szCs w:val="24"/>
          <w:highlight w:val="yellow"/>
        </w:rPr>
        <w:t>的风险降低是否与最近发表的</w:t>
      </w:r>
      <w:r w:rsidRPr="00B515A0">
        <w:rPr>
          <w:rFonts w:hint="eastAsia"/>
          <w:sz w:val="24"/>
          <w:szCs w:val="24"/>
          <w:highlight w:val="yellow"/>
        </w:rPr>
        <w:t>对风险比（</w:t>
      </w:r>
      <w:r w:rsidRPr="00B515A0">
        <w:rPr>
          <w:sz w:val="24"/>
          <w:szCs w:val="24"/>
          <w:highlight w:val="yellow"/>
        </w:rPr>
        <w:t>risk ratios</w:t>
      </w:r>
      <w:r w:rsidRPr="00B515A0">
        <w:rPr>
          <w:rFonts w:hint="eastAsia"/>
          <w:sz w:val="24"/>
          <w:szCs w:val="24"/>
          <w:highlight w:val="yellow"/>
        </w:rPr>
        <w:t>，</w:t>
      </w:r>
      <w:r w:rsidRPr="00B515A0">
        <w:rPr>
          <w:sz w:val="24"/>
          <w:szCs w:val="24"/>
          <w:highlight w:val="yellow"/>
        </w:rPr>
        <w:t>RR</w:t>
      </w:r>
      <w:r w:rsidRPr="00B515A0">
        <w:rPr>
          <w:rFonts w:hint="eastAsia"/>
          <w:sz w:val="24"/>
          <w:szCs w:val="24"/>
          <w:highlight w:val="yellow"/>
        </w:rPr>
        <w:t>）与</w:t>
      </w:r>
      <w:r w:rsidRPr="00B515A0">
        <w:rPr>
          <w:rFonts w:hint="eastAsia"/>
          <w:sz w:val="24"/>
          <w:szCs w:val="24"/>
          <w:highlight w:val="yellow"/>
        </w:rPr>
        <w:t>SBP</w:t>
      </w:r>
      <w:r w:rsidRPr="00B515A0">
        <w:rPr>
          <w:rFonts w:hint="eastAsia"/>
          <w:sz w:val="24"/>
          <w:szCs w:val="24"/>
          <w:highlight w:val="yellow"/>
        </w:rPr>
        <w:t>降低程度之间关系的</w:t>
      </w:r>
      <w:r w:rsidRPr="00B515A0">
        <w:rPr>
          <w:sz w:val="24"/>
          <w:szCs w:val="24"/>
          <w:highlight w:val="yellow"/>
        </w:rPr>
        <w:t>m</w:t>
      </w:r>
      <w:r w:rsidRPr="00B515A0">
        <w:rPr>
          <w:rFonts w:hint="eastAsia"/>
          <w:sz w:val="24"/>
          <w:szCs w:val="24"/>
          <w:highlight w:val="yellow"/>
        </w:rPr>
        <w:t>eta</w:t>
      </w:r>
      <w:r w:rsidRPr="00B515A0">
        <w:rPr>
          <w:rFonts w:hint="eastAsia"/>
          <w:sz w:val="24"/>
          <w:szCs w:val="24"/>
          <w:highlight w:val="yellow"/>
        </w:rPr>
        <w:t>回归分析</w:t>
      </w:r>
      <w:r w:rsidRPr="00B515A0">
        <w:rPr>
          <w:sz w:val="24"/>
          <w:szCs w:val="24"/>
          <w:highlight w:val="yellow"/>
          <w:vertAlign w:val="superscript"/>
        </w:rPr>
        <w:t>[32]</w:t>
      </w:r>
      <w:r w:rsidRPr="00B515A0">
        <w:rPr>
          <w:rFonts w:hint="eastAsia"/>
          <w:sz w:val="24"/>
          <w:szCs w:val="24"/>
          <w:highlight w:val="yellow"/>
        </w:rPr>
        <w:t>所</w:t>
      </w:r>
      <w:r w:rsidRPr="00B515A0">
        <w:rPr>
          <w:sz w:val="24"/>
          <w:szCs w:val="24"/>
          <w:highlight w:val="yellow"/>
        </w:rPr>
        <w:t>预计的结果一致。</w:t>
      </w:r>
      <w:r>
        <w:rPr>
          <w:rFonts w:hint="eastAsia"/>
          <w:sz w:val="24"/>
          <w:szCs w:val="24"/>
        </w:rPr>
        <w:t>考虑到非强化治疗使</w:t>
      </w:r>
      <w:r>
        <w:rPr>
          <w:rFonts w:hint="eastAsia"/>
          <w:sz w:val="24"/>
          <w:szCs w:val="24"/>
        </w:rPr>
        <w:t>SBP</w:t>
      </w:r>
      <w:r>
        <w:rPr>
          <w:rFonts w:hint="eastAsia"/>
          <w:sz w:val="24"/>
          <w:szCs w:val="24"/>
        </w:rPr>
        <w:t>较基线平均水平平均降低了</w:t>
      </w:r>
      <w:r>
        <w:rPr>
          <w:sz w:val="24"/>
          <w:szCs w:val="24"/>
        </w:rPr>
        <w:t>17 mmHg</w:t>
      </w:r>
      <w:r>
        <w:rPr>
          <w:rFonts w:hint="eastAsia"/>
          <w:sz w:val="24"/>
          <w:szCs w:val="24"/>
        </w:rPr>
        <w:t>（表</w:t>
      </w:r>
      <w:r>
        <w:rPr>
          <w:rFonts w:hint="eastAsia"/>
          <w:sz w:val="24"/>
          <w:szCs w:val="24"/>
        </w:rPr>
        <w:t>1</w:t>
      </w:r>
      <w:r>
        <w:rPr>
          <w:rFonts w:hint="eastAsia"/>
          <w:sz w:val="24"/>
          <w:szCs w:val="24"/>
        </w:rPr>
        <w:t>），我们从</w:t>
      </w:r>
      <w:r>
        <w:rPr>
          <w:sz w:val="24"/>
          <w:szCs w:val="24"/>
        </w:rPr>
        <w:t>m</w:t>
      </w:r>
      <w:r>
        <w:rPr>
          <w:rFonts w:hint="eastAsia"/>
          <w:sz w:val="24"/>
          <w:szCs w:val="24"/>
        </w:rPr>
        <w:t>eta</w:t>
      </w:r>
      <w:r>
        <w:rPr>
          <w:rFonts w:hint="eastAsia"/>
          <w:sz w:val="24"/>
          <w:szCs w:val="24"/>
        </w:rPr>
        <w:t>回归分析中计算得出，这种程度的</w:t>
      </w:r>
      <w:r>
        <w:rPr>
          <w:rFonts w:hint="eastAsia"/>
          <w:sz w:val="24"/>
          <w:szCs w:val="24"/>
        </w:rPr>
        <w:t>SBP</w:t>
      </w:r>
      <w:r w:rsidR="00FD5286">
        <w:rPr>
          <w:rFonts w:hint="eastAsia"/>
          <w:sz w:val="24"/>
          <w:szCs w:val="24"/>
        </w:rPr>
        <w:t>降幅</w:t>
      </w:r>
      <w:r>
        <w:rPr>
          <w:rFonts w:hint="eastAsia"/>
          <w:sz w:val="24"/>
          <w:szCs w:val="24"/>
        </w:rPr>
        <w:t>应使发生卒中、心力衰竭和心血管死亡的</w:t>
      </w:r>
      <w:r>
        <w:rPr>
          <w:sz w:val="24"/>
          <w:szCs w:val="24"/>
        </w:rPr>
        <w:t>RR</w:t>
      </w:r>
      <w:r>
        <w:rPr>
          <w:rFonts w:hint="eastAsia"/>
          <w:sz w:val="24"/>
          <w:szCs w:val="24"/>
        </w:rPr>
        <w:t>值分别达到</w:t>
      </w:r>
      <w:r>
        <w:rPr>
          <w:sz w:val="24"/>
          <w:szCs w:val="24"/>
        </w:rPr>
        <w:t>0.62</w:t>
      </w:r>
      <w:r>
        <w:rPr>
          <w:rFonts w:hint="eastAsia"/>
          <w:sz w:val="24"/>
          <w:szCs w:val="24"/>
        </w:rPr>
        <w:t>、</w:t>
      </w:r>
      <w:r>
        <w:rPr>
          <w:sz w:val="24"/>
          <w:szCs w:val="24"/>
        </w:rPr>
        <w:t>0.60</w:t>
      </w:r>
      <w:r>
        <w:rPr>
          <w:rFonts w:hint="eastAsia"/>
          <w:sz w:val="24"/>
          <w:szCs w:val="24"/>
        </w:rPr>
        <w:t>和</w:t>
      </w:r>
      <w:r>
        <w:rPr>
          <w:sz w:val="24"/>
          <w:szCs w:val="24"/>
        </w:rPr>
        <w:t>0.74</w:t>
      </w:r>
      <w:r>
        <w:rPr>
          <w:rFonts w:hint="eastAsia"/>
          <w:sz w:val="24"/>
          <w:szCs w:val="24"/>
        </w:rPr>
        <w:t>。把非强化治疗的</w:t>
      </w:r>
      <w:r>
        <w:rPr>
          <w:sz w:val="24"/>
          <w:szCs w:val="24"/>
        </w:rPr>
        <w:t>RR</w:t>
      </w:r>
      <w:r>
        <w:rPr>
          <w:rFonts w:hint="eastAsia"/>
          <w:sz w:val="24"/>
          <w:szCs w:val="24"/>
        </w:rPr>
        <w:t>与图</w:t>
      </w:r>
      <w:r>
        <w:rPr>
          <w:rFonts w:hint="eastAsia"/>
          <w:sz w:val="24"/>
          <w:szCs w:val="24"/>
        </w:rPr>
        <w:t>1</w:t>
      </w:r>
      <w:r>
        <w:rPr>
          <w:rFonts w:hint="eastAsia"/>
          <w:sz w:val="24"/>
          <w:szCs w:val="24"/>
        </w:rPr>
        <w:t>所</w:t>
      </w:r>
      <w:r>
        <w:rPr>
          <w:sz w:val="24"/>
          <w:szCs w:val="24"/>
        </w:rPr>
        <w:t>示</w:t>
      </w:r>
      <w:r>
        <w:rPr>
          <w:rFonts w:hint="eastAsia"/>
          <w:sz w:val="24"/>
          <w:szCs w:val="24"/>
        </w:rPr>
        <w:t>荟萃分析中各种终点的</w:t>
      </w:r>
      <w:r>
        <w:rPr>
          <w:rFonts w:hint="eastAsia"/>
          <w:sz w:val="24"/>
          <w:szCs w:val="24"/>
        </w:rPr>
        <w:t>RR</w:t>
      </w:r>
      <w:r>
        <w:rPr>
          <w:rFonts w:hint="eastAsia"/>
          <w:sz w:val="24"/>
          <w:szCs w:val="24"/>
        </w:rPr>
        <w:t>相乘，可</w:t>
      </w:r>
      <w:r w:rsidR="00FD5286">
        <w:rPr>
          <w:rFonts w:hint="eastAsia"/>
          <w:sz w:val="24"/>
          <w:szCs w:val="24"/>
        </w:rPr>
        <w:t>得出</w:t>
      </w:r>
      <w:r>
        <w:rPr>
          <w:rFonts w:hint="eastAsia"/>
          <w:sz w:val="24"/>
          <w:szCs w:val="24"/>
        </w:rPr>
        <w:t>强化治疗</w:t>
      </w:r>
      <w:r w:rsidR="00FD5286">
        <w:rPr>
          <w:rFonts w:hint="eastAsia"/>
          <w:sz w:val="24"/>
          <w:szCs w:val="24"/>
        </w:rPr>
        <w:t>（表</w:t>
      </w:r>
      <w:r w:rsidR="00FD5286">
        <w:rPr>
          <w:rFonts w:hint="eastAsia"/>
          <w:sz w:val="24"/>
          <w:szCs w:val="24"/>
        </w:rPr>
        <w:t>1</w:t>
      </w:r>
      <w:r w:rsidR="00FD5286">
        <w:rPr>
          <w:rFonts w:hint="eastAsia"/>
          <w:sz w:val="24"/>
          <w:szCs w:val="24"/>
        </w:rPr>
        <w:t>）</w:t>
      </w:r>
      <w:r>
        <w:rPr>
          <w:rFonts w:hint="eastAsia"/>
          <w:sz w:val="24"/>
          <w:szCs w:val="24"/>
        </w:rPr>
        <w:t>使</w:t>
      </w:r>
      <w:r>
        <w:rPr>
          <w:rFonts w:hint="eastAsia"/>
          <w:sz w:val="24"/>
          <w:szCs w:val="24"/>
        </w:rPr>
        <w:t>SBP</w:t>
      </w:r>
      <w:r>
        <w:rPr>
          <w:rFonts w:hint="eastAsia"/>
          <w:sz w:val="24"/>
          <w:szCs w:val="24"/>
        </w:rPr>
        <w:t>进一步降低</w:t>
      </w:r>
      <w:r>
        <w:rPr>
          <w:rFonts w:hint="eastAsia"/>
          <w:sz w:val="24"/>
          <w:szCs w:val="24"/>
        </w:rPr>
        <w:t>8</w:t>
      </w:r>
      <w:r w:rsidR="00E75B59">
        <w:rPr>
          <w:sz w:val="24"/>
          <w:szCs w:val="24"/>
        </w:rPr>
        <w:t xml:space="preserve"> </w:t>
      </w:r>
      <w:r>
        <w:rPr>
          <w:rFonts w:hint="eastAsia"/>
          <w:sz w:val="24"/>
          <w:szCs w:val="24"/>
        </w:rPr>
        <w:t>mmHg</w:t>
      </w:r>
      <w:r>
        <w:rPr>
          <w:rFonts w:hint="eastAsia"/>
          <w:sz w:val="24"/>
          <w:szCs w:val="24"/>
        </w:rPr>
        <w:t>（低于基线值</w:t>
      </w:r>
      <w:r>
        <w:rPr>
          <w:rFonts w:hint="eastAsia"/>
          <w:sz w:val="24"/>
          <w:szCs w:val="24"/>
        </w:rPr>
        <w:t>25</w:t>
      </w:r>
      <w:r w:rsidR="00FD5286">
        <w:rPr>
          <w:sz w:val="24"/>
          <w:szCs w:val="24"/>
        </w:rPr>
        <w:t xml:space="preserve"> </w:t>
      </w:r>
      <w:r>
        <w:rPr>
          <w:rFonts w:hint="eastAsia"/>
          <w:sz w:val="24"/>
          <w:szCs w:val="24"/>
        </w:rPr>
        <w:t>mmHg</w:t>
      </w:r>
      <w:r>
        <w:rPr>
          <w:rFonts w:hint="eastAsia"/>
          <w:sz w:val="24"/>
          <w:szCs w:val="24"/>
        </w:rPr>
        <w:t>）的</w:t>
      </w:r>
      <w:r w:rsidR="00FD5286">
        <w:rPr>
          <w:rFonts w:hint="eastAsia"/>
          <w:sz w:val="24"/>
          <w:szCs w:val="24"/>
        </w:rPr>
        <w:t>结果</w:t>
      </w:r>
      <w:r>
        <w:rPr>
          <w:rFonts w:hint="eastAsia"/>
          <w:sz w:val="24"/>
          <w:szCs w:val="24"/>
        </w:rPr>
        <w:t>，再将这些</w:t>
      </w:r>
      <w:r>
        <w:rPr>
          <w:rFonts w:hint="eastAsia"/>
          <w:sz w:val="24"/>
          <w:szCs w:val="24"/>
        </w:rPr>
        <w:t>RR</w:t>
      </w:r>
      <w:r>
        <w:rPr>
          <w:rFonts w:hint="eastAsia"/>
          <w:sz w:val="24"/>
          <w:szCs w:val="24"/>
        </w:rPr>
        <w:t>值与根据我们既往研究的</w:t>
      </w:r>
      <w:r>
        <w:rPr>
          <w:sz w:val="24"/>
          <w:szCs w:val="24"/>
        </w:rPr>
        <w:t>m</w:t>
      </w:r>
      <w:r>
        <w:rPr>
          <w:rFonts w:hint="eastAsia"/>
          <w:sz w:val="24"/>
          <w:szCs w:val="24"/>
        </w:rPr>
        <w:t>eta</w:t>
      </w:r>
      <w:r>
        <w:rPr>
          <w:rFonts w:hint="eastAsia"/>
          <w:sz w:val="24"/>
          <w:szCs w:val="24"/>
        </w:rPr>
        <w:t>回归分析</w:t>
      </w:r>
      <w:r>
        <w:rPr>
          <w:sz w:val="24"/>
          <w:szCs w:val="24"/>
          <w:vertAlign w:val="superscript"/>
        </w:rPr>
        <w:t>[32]</w:t>
      </w:r>
      <w:r>
        <w:rPr>
          <w:rFonts w:hint="eastAsia"/>
          <w:sz w:val="24"/>
          <w:szCs w:val="24"/>
        </w:rPr>
        <w:t>中类似</w:t>
      </w:r>
      <w:r>
        <w:rPr>
          <w:rFonts w:hint="eastAsia"/>
          <w:sz w:val="24"/>
          <w:szCs w:val="24"/>
        </w:rPr>
        <w:t>SBP</w:t>
      </w:r>
      <w:r>
        <w:rPr>
          <w:rFonts w:hint="eastAsia"/>
          <w:sz w:val="24"/>
          <w:szCs w:val="24"/>
        </w:rPr>
        <w:t>降低程度（</w:t>
      </w:r>
      <w:r>
        <w:rPr>
          <w:sz w:val="24"/>
          <w:szCs w:val="24"/>
        </w:rPr>
        <w:t>25 vs. 17 mmHg</w:t>
      </w:r>
      <w:r>
        <w:rPr>
          <w:rFonts w:hint="eastAsia"/>
          <w:sz w:val="24"/>
          <w:szCs w:val="24"/>
        </w:rPr>
        <w:t>）预计会产生的</w:t>
      </w:r>
      <w:r>
        <w:rPr>
          <w:rFonts w:hint="eastAsia"/>
          <w:sz w:val="24"/>
          <w:szCs w:val="24"/>
        </w:rPr>
        <w:t>RR</w:t>
      </w:r>
      <w:r>
        <w:rPr>
          <w:rFonts w:hint="eastAsia"/>
          <w:sz w:val="24"/>
          <w:szCs w:val="24"/>
        </w:rPr>
        <w:t>值相比较。</w:t>
      </w:r>
      <w:r w:rsidR="00FD5286">
        <w:rPr>
          <w:rFonts w:hint="eastAsia"/>
          <w:sz w:val="24"/>
          <w:szCs w:val="24"/>
        </w:rPr>
        <w:t>如</w:t>
      </w:r>
      <w:r>
        <w:rPr>
          <w:rFonts w:hint="eastAsia"/>
          <w:sz w:val="24"/>
          <w:szCs w:val="24"/>
        </w:rPr>
        <w:t>图</w:t>
      </w:r>
      <w:r>
        <w:rPr>
          <w:rFonts w:hint="eastAsia"/>
          <w:sz w:val="24"/>
          <w:szCs w:val="24"/>
        </w:rPr>
        <w:t>2</w:t>
      </w:r>
      <w:r w:rsidR="00FD5286">
        <w:rPr>
          <w:rFonts w:hint="eastAsia"/>
          <w:sz w:val="24"/>
          <w:szCs w:val="24"/>
        </w:rPr>
        <w:t>所示</w:t>
      </w:r>
      <w:r>
        <w:rPr>
          <w:rFonts w:hint="eastAsia"/>
          <w:sz w:val="24"/>
          <w:szCs w:val="24"/>
        </w:rPr>
        <w:t>，计算所得的强化治疗组发生卒中和心血管死亡的</w:t>
      </w:r>
      <w:r>
        <w:rPr>
          <w:sz w:val="24"/>
          <w:szCs w:val="24"/>
        </w:rPr>
        <w:t>RR</w:t>
      </w:r>
      <w:r>
        <w:rPr>
          <w:rFonts w:hint="eastAsia"/>
          <w:sz w:val="24"/>
          <w:szCs w:val="24"/>
        </w:rPr>
        <w:t>（分别为</w:t>
      </w:r>
      <w:r>
        <w:rPr>
          <w:sz w:val="24"/>
          <w:szCs w:val="24"/>
        </w:rPr>
        <w:t>0.50</w:t>
      </w:r>
      <w:r>
        <w:rPr>
          <w:rFonts w:hint="eastAsia"/>
          <w:sz w:val="24"/>
          <w:szCs w:val="24"/>
        </w:rPr>
        <w:t>和</w:t>
      </w:r>
      <w:r>
        <w:rPr>
          <w:sz w:val="24"/>
          <w:szCs w:val="24"/>
        </w:rPr>
        <w:t>0.64</w:t>
      </w:r>
      <w:r>
        <w:rPr>
          <w:rFonts w:hint="eastAsia"/>
          <w:sz w:val="24"/>
          <w:szCs w:val="24"/>
        </w:rPr>
        <w:t>）实际上</w:t>
      </w:r>
      <w:r w:rsidR="00FD5286">
        <w:rPr>
          <w:rFonts w:hint="eastAsia"/>
          <w:sz w:val="24"/>
          <w:szCs w:val="24"/>
        </w:rPr>
        <w:t>与</w:t>
      </w:r>
      <w:r>
        <w:rPr>
          <w:sz w:val="24"/>
          <w:szCs w:val="24"/>
        </w:rPr>
        <w:t>m</w:t>
      </w:r>
      <w:r>
        <w:rPr>
          <w:rFonts w:hint="eastAsia"/>
          <w:sz w:val="24"/>
          <w:szCs w:val="24"/>
        </w:rPr>
        <w:t>eta</w:t>
      </w:r>
      <w:r>
        <w:rPr>
          <w:rFonts w:hint="eastAsia"/>
          <w:sz w:val="24"/>
          <w:szCs w:val="24"/>
        </w:rPr>
        <w:t>回归分析中</w:t>
      </w:r>
      <w:r>
        <w:rPr>
          <w:rFonts w:hint="eastAsia"/>
          <w:sz w:val="24"/>
          <w:szCs w:val="24"/>
        </w:rPr>
        <w:t>SBP</w:t>
      </w:r>
      <w:r>
        <w:rPr>
          <w:rFonts w:hint="eastAsia"/>
          <w:sz w:val="24"/>
          <w:szCs w:val="24"/>
        </w:rPr>
        <w:t>较基线水平降低</w:t>
      </w:r>
      <w:r>
        <w:rPr>
          <w:sz w:val="24"/>
          <w:szCs w:val="24"/>
        </w:rPr>
        <w:t>25 mmHg</w:t>
      </w:r>
      <w:r>
        <w:rPr>
          <w:sz w:val="24"/>
          <w:szCs w:val="24"/>
        </w:rPr>
        <w:t>预计</w:t>
      </w:r>
      <w:r>
        <w:rPr>
          <w:rFonts w:hint="eastAsia"/>
          <w:sz w:val="24"/>
          <w:szCs w:val="24"/>
        </w:rPr>
        <w:t>会产生的</w:t>
      </w:r>
      <w:r>
        <w:rPr>
          <w:rFonts w:hint="eastAsia"/>
          <w:sz w:val="24"/>
          <w:szCs w:val="24"/>
        </w:rPr>
        <w:t>RR</w:t>
      </w:r>
      <w:r>
        <w:rPr>
          <w:rFonts w:hint="eastAsia"/>
          <w:sz w:val="24"/>
          <w:szCs w:val="24"/>
        </w:rPr>
        <w:t>值</w:t>
      </w:r>
      <w:r w:rsidR="00FD5286">
        <w:rPr>
          <w:rFonts w:hint="eastAsia"/>
          <w:sz w:val="24"/>
          <w:szCs w:val="24"/>
        </w:rPr>
        <w:t>是重叠</w:t>
      </w:r>
      <w:r w:rsidR="00FD5286">
        <w:rPr>
          <w:sz w:val="24"/>
          <w:szCs w:val="24"/>
        </w:rPr>
        <w:t>的</w:t>
      </w:r>
      <w:r>
        <w:rPr>
          <w:rFonts w:hint="eastAsia"/>
          <w:sz w:val="24"/>
          <w:szCs w:val="24"/>
        </w:rPr>
        <w:t>，而发生心力衰竭的</w:t>
      </w:r>
      <w:r>
        <w:rPr>
          <w:rFonts w:hint="eastAsia"/>
          <w:sz w:val="24"/>
          <w:szCs w:val="24"/>
        </w:rPr>
        <w:t>RR</w:t>
      </w:r>
      <w:r w:rsidR="00B515A0">
        <w:rPr>
          <w:rFonts w:hint="eastAsia"/>
          <w:sz w:val="24"/>
          <w:szCs w:val="24"/>
        </w:rPr>
        <w:t>（</w:t>
      </w:r>
      <w:r w:rsidR="00B515A0">
        <w:rPr>
          <w:rFonts w:hint="eastAsia"/>
          <w:sz w:val="24"/>
          <w:szCs w:val="24"/>
        </w:rPr>
        <w:t>0</w:t>
      </w:r>
      <w:r w:rsidR="00B515A0">
        <w:rPr>
          <w:sz w:val="24"/>
          <w:szCs w:val="24"/>
        </w:rPr>
        <w:t>.51</w:t>
      </w:r>
      <w:r w:rsidR="00B515A0">
        <w:rPr>
          <w:sz w:val="24"/>
          <w:szCs w:val="24"/>
        </w:rPr>
        <w:t>）</w:t>
      </w:r>
      <w:r>
        <w:rPr>
          <w:rFonts w:hint="eastAsia"/>
          <w:sz w:val="24"/>
          <w:szCs w:val="24"/>
        </w:rPr>
        <w:t>略高于预计值（</w:t>
      </w:r>
      <w:r>
        <w:rPr>
          <w:rFonts w:hint="eastAsia"/>
          <w:sz w:val="24"/>
          <w:szCs w:val="24"/>
        </w:rPr>
        <w:t>0.</w:t>
      </w:r>
      <w:r>
        <w:rPr>
          <w:sz w:val="24"/>
          <w:szCs w:val="24"/>
        </w:rPr>
        <w:t>44</w:t>
      </w:r>
      <w:r>
        <w:rPr>
          <w:rFonts w:hint="eastAsia"/>
          <w:sz w:val="24"/>
          <w:szCs w:val="24"/>
        </w:rPr>
        <w:t>），发生心力衰竭的</w:t>
      </w:r>
      <w:r>
        <w:rPr>
          <w:sz w:val="24"/>
          <w:szCs w:val="24"/>
        </w:rPr>
        <w:t>CI</w:t>
      </w:r>
      <w:r>
        <w:rPr>
          <w:rFonts w:hint="eastAsia"/>
          <w:sz w:val="24"/>
          <w:szCs w:val="24"/>
        </w:rPr>
        <w:t>的范围远大于发生另两种终点的</w:t>
      </w:r>
      <w:r>
        <w:rPr>
          <w:sz w:val="24"/>
          <w:szCs w:val="24"/>
        </w:rPr>
        <w:t>CI</w:t>
      </w:r>
      <w:r>
        <w:rPr>
          <w:rFonts w:hint="eastAsia"/>
          <w:sz w:val="24"/>
          <w:szCs w:val="24"/>
        </w:rPr>
        <w:t>的范围即证明了这种差异。</w:t>
      </w:r>
    </w:p>
    <w:p w14:paraId="6ACB6E0E" w14:textId="77777777" w:rsidR="0067239B" w:rsidRDefault="0067239B">
      <w:pPr>
        <w:rPr>
          <w:b/>
        </w:rPr>
      </w:pPr>
    </w:p>
    <w:p w14:paraId="1949F07F" w14:textId="77777777" w:rsidR="0067239B" w:rsidRDefault="00367850">
      <w:pPr>
        <w:rPr>
          <w:b/>
        </w:rPr>
      </w:pPr>
      <w:r>
        <w:rPr>
          <w:rFonts w:hint="eastAsia"/>
          <w:b/>
        </w:rPr>
        <w:t>表</w:t>
      </w:r>
      <w:r>
        <w:rPr>
          <w:b/>
        </w:rPr>
        <w:t xml:space="preserve">1. </w:t>
      </w:r>
      <w:r>
        <w:rPr>
          <w:rFonts w:hint="eastAsia"/>
          <w:b/>
        </w:rPr>
        <w:t>本荟萃分析中纳入的比较强化与非强化降压治疗的试验中患者的特征</w:t>
      </w:r>
    </w:p>
    <w:tbl>
      <w:tblPr>
        <w:tblW w:w="9127" w:type="dxa"/>
        <w:tblInd w:w="10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076"/>
        <w:gridCol w:w="790"/>
        <w:gridCol w:w="567"/>
        <w:gridCol w:w="588"/>
        <w:gridCol w:w="686"/>
        <w:gridCol w:w="687"/>
        <w:gridCol w:w="739"/>
        <w:gridCol w:w="641"/>
        <w:gridCol w:w="713"/>
        <w:gridCol w:w="709"/>
        <w:gridCol w:w="620"/>
        <w:gridCol w:w="687"/>
        <w:gridCol w:w="616"/>
        <w:gridCol w:w="8"/>
      </w:tblGrid>
      <w:tr w:rsidR="0067239B" w14:paraId="6A604CF2" w14:textId="77777777">
        <w:trPr>
          <w:trHeight w:val="319"/>
        </w:trPr>
        <w:tc>
          <w:tcPr>
            <w:tcW w:w="1076" w:type="dxa"/>
            <w:vMerge w:val="restart"/>
            <w:vAlign w:val="bottom"/>
          </w:tcPr>
          <w:p w14:paraId="449BF0B5" w14:textId="77777777" w:rsidR="0067239B" w:rsidRDefault="00367850">
            <w:pPr>
              <w:rPr>
                <w:b/>
                <w:sz w:val="18"/>
                <w:szCs w:val="18"/>
              </w:rPr>
            </w:pPr>
            <w:r>
              <w:rPr>
                <w:rFonts w:hint="eastAsia"/>
                <w:b/>
                <w:sz w:val="18"/>
                <w:szCs w:val="18"/>
              </w:rPr>
              <w:t>试验缩写</w:t>
            </w:r>
          </w:p>
        </w:tc>
        <w:tc>
          <w:tcPr>
            <w:tcW w:w="790" w:type="dxa"/>
            <w:vMerge w:val="restart"/>
            <w:vAlign w:val="bottom"/>
          </w:tcPr>
          <w:p w14:paraId="2D6E2EEA" w14:textId="77777777" w:rsidR="0067239B" w:rsidRDefault="00367850">
            <w:pPr>
              <w:rPr>
                <w:b/>
                <w:sz w:val="18"/>
                <w:szCs w:val="18"/>
              </w:rPr>
            </w:pPr>
            <w:r>
              <w:rPr>
                <w:rFonts w:hint="eastAsia"/>
                <w:b/>
                <w:sz w:val="18"/>
                <w:szCs w:val="18"/>
              </w:rPr>
              <w:t>随访（年）</w:t>
            </w:r>
          </w:p>
        </w:tc>
        <w:tc>
          <w:tcPr>
            <w:tcW w:w="1155" w:type="dxa"/>
            <w:gridSpan w:val="2"/>
            <w:vMerge w:val="restart"/>
            <w:vAlign w:val="bottom"/>
          </w:tcPr>
          <w:p w14:paraId="770A94B5" w14:textId="77777777" w:rsidR="0067239B" w:rsidRDefault="00367850">
            <w:pPr>
              <w:jc w:val="center"/>
              <w:rPr>
                <w:b/>
                <w:sz w:val="18"/>
                <w:szCs w:val="18"/>
              </w:rPr>
            </w:pPr>
            <w:r>
              <w:rPr>
                <w:rFonts w:hint="eastAsia"/>
                <w:b/>
                <w:sz w:val="18"/>
                <w:szCs w:val="18"/>
              </w:rPr>
              <w:t>差异（</w:t>
            </w:r>
            <w:r>
              <w:rPr>
                <w:rFonts w:hint="eastAsia"/>
                <w:b/>
                <w:sz w:val="18"/>
                <w:szCs w:val="18"/>
              </w:rPr>
              <w:t>mm</w:t>
            </w:r>
            <w:r>
              <w:rPr>
                <w:b/>
                <w:sz w:val="18"/>
                <w:szCs w:val="18"/>
              </w:rPr>
              <w:t>Hg</w:t>
            </w:r>
            <w:r>
              <w:rPr>
                <w:rFonts w:hint="eastAsia"/>
                <w:b/>
                <w:sz w:val="18"/>
                <w:szCs w:val="18"/>
              </w:rPr>
              <w:t>）</w:t>
            </w:r>
          </w:p>
        </w:tc>
        <w:tc>
          <w:tcPr>
            <w:tcW w:w="2112" w:type="dxa"/>
            <w:gridSpan w:val="3"/>
            <w:vMerge w:val="restart"/>
            <w:vAlign w:val="bottom"/>
          </w:tcPr>
          <w:p w14:paraId="6BF7CB74" w14:textId="77777777" w:rsidR="0067239B" w:rsidRDefault="00367850">
            <w:pPr>
              <w:jc w:val="center"/>
              <w:rPr>
                <w:b/>
                <w:sz w:val="18"/>
                <w:szCs w:val="18"/>
              </w:rPr>
            </w:pPr>
            <w:r>
              <w:rPr>
                <w:rFonts w:hint="eastAsia"/>
                <w:b/>
                <w:sz w:val="18"/>
                <w:szCs w:val="18"/>
              </w:rPr>
              <w:t>患者（</w:t>
            </w:r>
            <w:r>
              <w:rPr>
                <w:rFonts w:hint="eastAsia"/>
                <w:b/>
                <w:sz w:val="18"/>
                <w:szCs w:val="18"/>
              </w:rPr>
              <w:t>n</w:t>
            </w:r>
            <w:r>
              <w:rPr>
                <w:rFonts w:hint="eastAsia"/>
                <w:b/>
                <w:sz w:val="18"/>
                <w:szCs w:val="18"/>
              </w:rPr>
              <w:t>）</w:t>
            </w:r>
          </w:p>
        </w:tc>
        <w:tc>
          <w:tcPr>
            <w:tcW w:w="1354" w:type="dxa"/>
            <w:gridSpan w:val="2"/>
            <w:vMerge w:val="restart"/>
            <w:vAlign w:val="bottom"/>
          </w:tcPr>
          <w:p w14:paraId="1C4509F8" w14:textId="77777777" w:rsidR="0067239B" w:rsidRDefault="00367850">
            <w:pPr>
              <w:jc w:val="center"/>
              <w:rPr>
                <w:b/>
                <w:sz w:val="18"/>
                <w:szCs w:val="18"/>
              </w:rPr>
            </w:pPr>
            <w:r>
              <w:rPr>
                <w:rFonts w:hint="eastAsia"/>
                <w:b/>
                <w:sz w:val="18"/>
                <w:szCs w:val="18"/>
              </w:rPr>
              <w:t>基线</w:t>
            </w:r>
          </w:p>
          <w:p w14:paraId="1F9C2711" w14:textId="77777777" w:rsidR="0067239B" w:rsidRDefault="00367850">
            <w:pPr>
              <w:jc w:val="center"/>
              <w:rPr>
                <w:b/>
                <w:sz w:val="18"/>
                <w:szCs w:val="18"/>
              </w:rPr>
            </w:pPr>
            <w:r>
              <w:rPr>
                <w:rFonts w:hint="eastAsia"/>
                <w:b/>
                <w:sz w:val="18"/>
                <w:szCs w:val="18"/>
              </w:rPr>
              <w:t>（</w:t>
            </w:r>
            <w:r>
              <w:rPr>
                <w:rFonts w:hint="eastAsia"/>
                <w:b/>
                <w:sz w:val="18"/>
                <w:szCs w:val="18"/>
              </w:rPr>
              <w:t>mm</w:t>
            </w:r>
            <w:r>
              <w:rPr>
                <w:b/>
                <w:sz w:val="18"/>
                <w:szCs w:val="18"/>
              </w:rPr>
              <w:t>Hg</w:t>
            </w:r>
            <w:r>
              <w:rPr>
                <w:rFonts w:hint="eastAsia"/>
                <w:b/>
                <w:sz w:val="18"/>
                <w:szCs w:val="18"/>
              </w:rPr>
              <w:t>）</w:t>
            </w:r>
          </w:p>
        </w:tc>
        <w:tc>
          <w:tcPr>
            <w:tcW w:w="2640" w:type="dxa"/>
            <w:gridSpan w:val="5"/>
            <w:vAlign w:val="bottom"/>
          </w:tcPr>
          <w:p w14:paraId="449384F4" w14:textId="77777777" w:rsidR="0067239B" w:rsidRDefault="00367850">
            <w:pPr>
              <w:jc w:val="center"/>
              <w:rPr>
                <w:b/>
                <w:sz w:val="18"/>
                <w:szCs w:val="18"/>
              </w:rPr>
            </w:pPr>
            <w:r>
              <w:rPr>
                <w:rFonts w:hint="eastAsia"/>
                <w:b/>
                <w:sz w:val="18"/>
                <w:szCs w:val="18"/>
              </w:rPr>
              <w:t>达到的（</w:t>
            </w:r>
            <w:r>
              <w:rPr>
                <w:rFonts w:hint="eastAsia"/>
                <w:b/>
                <w:sz w:val="18"/>
                <w:szCs w:val="18"/>
              </w:rPr>
              <w:t>mm</w:t>
            </w:r>
            <w:r>
              <w:rPr>
                <w:b/>
                <w:sz w:val="18"/>
                <w:szCs w:val="18"/>
              </w:rPr>
              <w:t>Hg</w:t>
            </w:r>
            <w:r>
              <w:rPr>
                <w:rFonts w:hint="eastAsia"/>
                <w:b/>
                <w:sz w:val="18"/>
                <w:szCs w:val="18"/>
              </w:rPr>
              <w:t>）</w:t>
            </w:r>
          </w:p>
        </w:tc>
      </w:tr>
      <w:tr w:rsidR="0067239B" w14:paraId="1D36EB3D" w14:textId="77777777">
        <w:trPr>
          <w:trHeight w:val="319"/>
        </w:trPr>
        <w:tc>
          <w:tcPr>
            <w:tcW w:w="1076" w:type="dxa"/>
            <w:vMerge/>
          </w:tcPr>
          <w:p w14:paraId="0B74C49F" w14:textId="77777777" w:rsidR="0067239B" w:rsidRDefault="0067239B">
            <w:pPr>
              <w:rPr>
                <w:b/>
                <w:sz w:val="18"/>
                <w:szCs w:val="18"/>
              </w:rPr>
            </w:pPr>
          </w:p>
        </w:tc>
        <w:tc>
          <w:tcPr>
            <w:tcW w:w="790" w:type="dxa"/>
            <w:vMerge/>
          </w:tcPr>
          <w:p w14:paraId="19A7C009" w14:textId="77777777" w:rsidR="0067239B" w:rsidRDefault="0067239B">
            <w:pPr>
              <w:rPr>
                <w:b/>
                <w:sz w:val="18"/>
                <w:szCs w:val="18"/>
              </w:rPr>
            </w:pPr>
          </w:p>
        </w:tc>
        <w:tc>
          <w:tcPr>
            <w:tcW w:w="1155" w:type="dxa"/>
            <w:gridSpan w:val="2"/>
            <w:vMerge/>
            <w:vAlign w:val="bottom"/>
          </w:tcPr>
          <w:p w14:paraId="537EDC8E" w14:textId="77777777" w:rsidR="0067239B" w:rsidRDefault="0067239B">
            <w:pPr>
              <w:rPr>
                <w:b/>
                <w:sz w:val="18"/>
                <w:szCs w:val="18"/>
              </w:rPr>
            </w:pPr>
          </w:p>
        </w:tc>
        <w:tc>
          <w:tcPr>
            <w:tcW w:w="2112" w:type="dxa"/>
            <w:gridSpan w:val="3"/>
            <w:vMerge/>
            <w:vAlign w:val="bottom"/>
          </w:tcPr>
          <w:p w14:paraId="44E011C5" w14:textId="77777777" w:rsidR="0067239B" w:rsidRDefault="0067239B">
            <w:pPr>
              <w:rPr>
                <w:b/>
                <w:sz w:val="18"/>
                <w:szCs w:val="18"/>
              </w:rPr>
            </w:pPr>
          </w:p>
        </w:tc>
        <w:tc>
          <w:tcPr>
            <w:tcW w:w="1354" w:type="dxa"/>
            <w:gridSpan w:val="2"/>
            <w:vMerge/>
            <w:vAlign w:val="bottom"/>
          </w:tcPr>
          <w:p w14:paraId="631698C4" w14:textId="77777777" w:rsidR="0067239B" w:rsidRDefault="0067239B">
            <w:pPr>
              <w:rPr>
                <w:b/>
                <w:sz w:val="18"/>
                <w:szCs w:val="18"/>
              </w:rPr>
            </w:pPr>
          </w:p>
        </w:tc>
        <w:tc>
          <w:tcPr>
            <w:tcW w:w="1329" w:type="dxa"/>
            <w:gridSpan w:val="2"/>
            <w:vAlign w:val="bottom"/>
          </w:tcPr>
          <w:p w14:paraId="74EF8E1D" w14:textId="77777777" w:rsidR="0067239B" w:rsidRDefault="00367850">
            <w:pPr>
              <w:jc w:val="center"/>
              <w:rPr>
                <w:b/>
                <w:sz w:val="18"/>
                <w:szCs w:val="18"/>
              </w:rPr>
            </w:pPr>
            <w:r>
              <w:rPr>
                <w:rFonts w:hint="eastAsia"/>
                <w:b/>
                <w:sz w:val="18"/>
                <w:szCs w:val="18"/>
              </w:rPr>
              <w:t>更强化</w:t>
            </w:r>
          </w:p>
        </w:tc>
        <w:tc>
          <w:tcPr>
            <w:tcW w:w="1311" w:type="dxa"/>
            <w:gridSpan w:val="3"/>
            <w:vAlign w:val="bottom"/>
          </w:tcPr>
          <w:p w14:paraId="252BD27E" w14:textId="77777777" w:rsidR="0067239B" w:rsidRDefault="00367850">
            <w:pPr>
              <w:jc w:val="center"/>
              <w:rPr>
                <w:b/>
                <w:sz w:val="18"/>
                <w:szCs w:val="18"/>
              </w:rPr>
            </w:pPr>
            <w:r>
              <w:rPr>
                <w:rFonts w:hint="eastAsia"/>
                <w:b/>
                <w:sz w:val="18"/>
                <w:szCs w:val="18"/>
              </w:rPr>
              <w:t>非强化</w:t>
            </w:r>
          </w:p>
        </w:tc>
      </w:tr>
      <w:tr w:rsidR="0067239B" w14:paraId="471A2DB0" w14:textId="77777777">
        <w:trPr>
          <w:gridAfter w:val="1"/>
          <w:wAfter w:w="8" w:type="dxa"/>
          <w:trHeight w:val="319"/>
        </w:trPr>
        <w:tc>
          <w:tcPr>
            <w:tcW w:w="1076" w:type="dxa"/>
            <w:vMerge/>
            <w:tcBorders>
              <w:bottom w:val="single" w:sz="4" w:space="0" w:color="auto"/>
            </w:tcBorders>
          </w:tcPr>
          <w:p w14:paraId="5EEB573A" w14:textId="77777777" w:rsidR="0067239B" w:rsidRDefault="0067239B">
            <w:pPr>
              <w:rPr>
                <w:b/>
                <w:sz w:val="18"/>
                <w:szCs w:val="18"/>
              </w:rPr>
            </w:pPr>
          </w:p>
        </w:tc>
        <w:tc>
          <w:tcPr>
            <w:tcW w:w="790" w:type="dxa"/>
            <w:vMerge/>
            <w:tcBorders>
              <w:bottom w:val="single" w:sz="4" w:space="0" w:color="auto"/>
            </w:tcBorders>
          </w:tcPr>
          <w:p w14:paraId="057E44A2" w14:textId="77777777" w:rsidR="0067239B" w:rsidRDefault="0067239B">
            <w:pPr>
              <w:rPr>
                <w:b/>
                <w:sz w:val="18"/>
                <w:szCs w:val="18"/>
              </w:rPr>
            </w:pPr>
          </w:p>
        </w:tc>
        <w:tc>
          <w:tcPr>
            <w:tcW w:w="567" w:type="dxa"/>
            <w:tcBorders>
              <w:bottom w:val="single" w:sz="4" w:space="0" w:color="auto"/>
            </w:tcBorders>
            <w:vAlign w:val="bottom"/>
          </w:tcPr>
          <w:p w14:paraId="581BB84B" w14:textId="77777777" w:rsidR="0067239B" w:rsidRDefault="00367850">
            <w:pPr>
              <w:jc w:val="center"/>
              <w:rPr>
                <w:b/>
                <w:sz w:val="16"/>
                <w:szCs w:val="18"/>
              </w:rPr>
            </w:pPr>
            <w:r>
              <w:rPr>
                <w:rFonts w:hint="eastAsia"/>
                <w:b/>
                <w:sz w:val="16"/>
                <w:szCs w:val="18"/>
              </w:rPr>
              <w:t>SBP</w:t>
            </w:r>
          </w:p>
        </w:tc>
        <w:tc>
          <w:tcPr>
            <w:tcW w:w="588" w:type="dxa"/>
            <w:tcBorders>
              <w:bottom w:val="single" w:sz="4" w:space="0" w:color="auto"/>
            </w:tcBorders>
            <w:vAlign w:val="bottom"/>
          </w:tcPr>
          <w:p w14:paraId="3A79ECFD" w14:textId="77777777" w:rsidR="0067239B" w:rsidRDefault="00367850">
            <w:pPr>
              <w:jc w:val="center"/>
              <w:rPr>
                <w:b/>
                <w:sz w:val="16"/>
                <w:szCs w:val="18"/>
              </w:rPr>
            </w:pPr>
            <w:r>
              <w:rPr>
                <w:rFonts w:hint="eastAsia"/>
                <w:b/>
                <w:sz w:val="16"/>
                <w:szCs w:val="18"/>
              </w:rPr>
              <w:t>DBP</w:t>
            </w:r>
          </w:p>
        </w:tc>
        <w:tc>
          <w:tcPr>
            <w:tcW w:w="686" w:type="dxa"/>
            <w:tcBorders>
              <w:bottom w:val="single" w:sz="4" w:space="0" w:color="auto"/>
            </w:tcBorders>
            <w:vAlign w:val="bottom"/>
          </w:tcPr>
          <w:p w14:paraId="72857448" w14:textId="77777777" w:rsidR="0067239B" w:rsidRDefault="00367850">
            <w:pPr>
              <w:jc w:val="center"/>
              <w:rPr>
                <w:b/>
                <w:sz w:val="13"/>
              </w:rPr>
            </w:pPr>
            <w:r>
              <w:rPr>
                <w:rFonts w:hint="eastAsia"/>
                <w:b/>
                <w:sz w:val="13"/>
              </w:rPr>
              <w:t>更强化</w:t>
            </w:r>
          </w:p>
        </w:tc>
        <w:tc>
          <w:tcPr>
            <w:tcW w:w="687" w:type="dxa"/>
            <w:tcBorders>
              <w:bottom w:val="single" w:sz="4" w:space="0" w:color="auto"/>
            </w:tcBorders>
            <w:vAlign w:val="bottom"/>
          </w:tcPr>
          <w:p w14:paraId="04CAEE36" w14:textId="77777777" w:rsidR="0067239B" w:rsidRDefault="00367850">
            <w:pPr>
              <w:jc w:val="center"/>
              <w:rPr>
                <w:b/>
                <w:sz w:val="13"/>
              </w:rPr>
            </w:pPr>
            <w:r>
              <w:rPr>
                <w:rFonts w:hint="eastAsia"/>
                <w:b/>
                <w:sz w:val="13"/>
              </w:rPr>
              <w:t>非强化</w:t>
            </w:r>
          </w:p>
        </w:tc>
        <w:tc>
          <w:tcPr>
            <w:tcW w:w="739" w:type="dxa"/>
            <w:tcBorders>
              <w:bottom w:val="single" w:sz="4" w:space="0" w:color="auto"/>
            </w:tcBorders>
            <w:vAlign w:val="bottom"/>
          </w:tcPr>
          <w:p w14:paraId="7821516D" w14:textId="77777777" w:rsidR="0067239B" w:rsidRDefault="00367850">
            <w:pPr>
              <w:jc w:val="center"/>
              <w:rPr>
                <w:b/>
                <w:sz w:val="18"/>
                <w:szCs w:val="18"/>
              </w:rPr>
            </w:pPr>
            <w:r>
              <w:rPr>
                <w:rFonts w:hint="eastAsia"/>
                <w:b/>
                <w:sz w:val="18"/>
                <w:szCs w:val="18"/>
              </w:rPr>
              <w:t>全部</w:t>
            </w:r>
          </w:p>
        </w:tc>
        <w:tc>
          <w:tcPr>
            <w:tcW w:w="641" w:type="dxa"/>
            <w:tcBorders>
              <w:bottom w:val="single" w:sz="4" w:space="0" w:color="auto"/>
            </w:tcBorders>
            <w:vAlign w:val="bottom"/>
          </w:tcPr>
          <w:p w14:paraId="313DAB33" w14:textId="77777777" w:rsidR="0067239B" w:rsidRDefault="00367850">
            <w:pPr>
              <w:jc w:val="center"/>
              <w:rPr>
                <w:b/>
                <w:sz w:val="18"/>
                <w:szCs w:val="18"/>
              </w:rPr>
            </w:pPr>
            <w:r>
              <w:rPr>
                <w:rFonts w:hint="eastAsia"/>
                <w:b/>
                <w:sz w:val="18"/>
                <w:szCs w:val="18"/>
              </w:rPr>
              <w:t>SBP</w:t>
            </w:r>
          </w:p>
        </w:tc>
        <w:tc>
          <w:tcPr>
            <w:tcW w:w="713" w:type="dxa"/>
            <w:tcBorders>
              <w:bottom w:val="single" w:sz="4" w:space="0" w:color="auto"/>
            </w:tcBorders>
            <w:vAlign w:val="bottom"/>
          </w:tcPr>
          <w:p w14:paraId="25DD8CE2" w14:textId="77777777" w:rsidR="0067239B" w:rsidRDefault="00367850">
            <w:pPr>
              <w:jc w:val="center"/>
              <w:rPr>
                <w:b/>
                <w:sz w:val="18"/>
                <w:szCs w:val="18"/>
              </w:rPr>
            </w:pPr>
            <w:r>
              <w:rPr>
                <w:rFonts w:hint="eastAsia"/>
                <w:b/>
                <w:sz w:val="18"/>
                <w:szCs w:val="18"/>
              </w:rPr>
              <w:t>DBP</w:t>
            </w:r>
          </w:p>
        </w:tc>
        <w:tc>
          <w:tcPr>
            <w:tcW w:w="709" w:type="dxa"/>
            <w:tcBorders>
              <w:bottom w:val="single" w:sz="4" w:space="0" w:color="auto"/>
            </w:tcBorders>
            <w:vAlign w:val="bottom"/>
          </w:tcPr>
          <w:p w14:paraId="3F728D46" w14:textId="77777777" w:rsidR="0067239B" w:rsidRDefault="00367850">
            <w:pPr>
              <w:jc w:val="center"/>
              <w:rPr>
                <w:b/>
                <w:sz w:val="18"/>
                <w:szCs w:val="18"/>
              </w:rPr>
            </w:pPr>
            <w:r>
              <w:rPr>
                <w:rFonts w:hint="eastAsia"/>
                <w:b/>
                <w:sz w:val="18"/>
                <w:szCs w:val="18"/>
              </w:rPr>
              <w:t>SBP</w:t>
            </w:r>
          </w:p>
        </w:tc>
        <w:tc>
          <w:tcPr>
            <w:tcW w:w="620" w:type="dxa"/>
            <w:tcBorders>
              <w:bottom w:val="single" w:sz="4" w:space="0" w:color="auto"/>
            </w:tcBorders>
            <w:vAlign w:val="bottom"/>
          </w:tcPr>
          <w:p w14:paraId="28A281BC" w14:textId="77777777" w:rsidR="0067239B" w:rsidRDefault="00367850">
            <w:pPr>
              <w:jc w:val="center"/>
              <w:rPr>
                <w:b/>
                <w:sz w:val="18"/>
                <w:szCs w:val="18"/>
              </w:rPr>
            </w:pPr>
            <w:r>
              <w:rPr>
                <w:rFonts w:hint="eastAsia"/>
                <w:b/>
                <w:sz w:val="18"/>
                <w:szCs w:val="18"/>
              </w:rPr>
              <w:t>DBP</w:t>
            </w:r>
          </w:p>
        </w:tc>
        <w:tc>
          <w:tcPr>
            <w:tcW w:w="687" w:type="dxa"/>
            <w:tcBorders>
              <w:bottom w:val="single" w:sz="4" w:space="0" w:color="auto"/>
            </w:tcBorders>
            <w:vAlign w:val="bottom"/>
          </w:tcPr>
          <w:p w14:paraId="7D57D1D3" w14:textId="77777777" w:rsidR="0067239B" w:rsidRDefault="00367850">
            <w:pPr>
              <w:jc w:val="center"/>
              <w:rPr>
                <w:b/>
                <w:sz w:val="18"/>
                <w:szCs w:val="18"/>
              </w:rPr>
            </w:pPr>
            <w:r>
              <w:rPr>
                <w:rFonts w:hint="eastAsia"/>
                <w:b/>
                <w:sz w:val="18"/>
                <w:szCs w:val="18"/>
              </w:rPr>
              <w:t>SBP</w:t>
            </w:r>
          </w:p>
        </w:tc>
        <w:tc>
          <w:tcPr>
            <w:tcW w:w="616" w:type="dxa"/>
            <w:tcBorders>
              <w:bottom w:val="single" w:sz="4" w:space="0" w:color="auto"/>
            </w:tcBorders>
            <w:vAlign w:val="bottom"/>
          </w:tcPr>
          <w:p w14:paraId="2D198543" w14:textId="77777777" w:rsidR="0067239B" w:rsidRDefault="00367850">
            <w:pPr>
              <w:jc w:val="center"/>
              <w:rPr>
                <w:b/>
                <w:sz w:val="18"/>
                <w:szCs w:val="18"/>
              </w:rPr>
            </w:pPr>
            <w:r>
              <w:rPr>
                <w:rFonts w:hint="eastAsia"/>
                <w:b/>
                <w:sz w:val="18"/>
                <w:szCs w:val="18"/>
              </w:rPr>
              <w:t>DBP</w:t>
            </w:r>
          </w:p>
        </w:tc>
      </w:tr>
      <w:tr w:rsidR="0067239B" w14:paraId="1C80C69F" w14:textId="77777777">
        <w:trPr>
          <w:gridAfter w:val="1"/>
          <w:wAfter w:w="8" w:type="dxa"/>
          <w:trHeight w:val="319"/>
        </w:trPr>
        <w:tc>
          <w:tcPr>
            <w:tcW w:w="1076" w:type="dxa"/>
            <w:tcBorders>
              <w:bottom w:val="nil"/>
            </w:tcBorders>
          </w:tcPr>
          <w:p w14:paraId="52578451" w14:textId="77777777" w:rsidR="0067239B" w:rsidRDefault="00367850">
            <w:pPr>
              <w:rPr>
                <w:sz w:val="15"/>
                <w:szCs w:val="15"/>
              </w:rPr>
            </w:pPr>
            <w:r>
              <w:rPr>
                <w:rFonts w:hint="eastAsia"/>
                <w:sz w:val="15"/>
                <w:szCs w:val="15"/>
              </w:rPr>
              <w:t>高血压患者</w:t>
            </w:r>
          </w:p>
        </w:tc>
        <w:tc>
          <w:tcPr>
            <w:tcW w:w="790" w:type="dxa"/>
            <w:tcBorders>
              <w:bottom w:val="nil"/>
            </w:tcBorders>
          </w:tcPr>
          <w:p w14:paraId="027BE6EE" w14:textId="77777777" w:rsidR="0067239B" w:rsidRDefault="0067239B">
            <w:pPr>
              <w:rPr>
                <w:sz w:val="15"/>
                <w:szCs w:val="15"/>
              </w:rPr>
            </w:pPr>
          </w:p>
        </w:tc>
        <w:tc>
          <w:tcPr>
            <w:tcW w:w="567" w:type="dxa"/>
            <w:tcBorders>
              <w:bottom w:val="nil"/>
            </w:tcBorders>
          </w:tcPr>
          <w:p w14:paraId="6656E138" w14:textId="77777777" w:rsidR="0067239B" w:rsidRDefault="0067239B">
            <w:pPr>
              <w:rPr>
                <w:sz w:val="15"/>
                <w:szCs w:val="15"/>
              </w:rPr>
            </w:pPr>
          </w:p>
        </w:tc>
        <w:tc>
          <w:tcPr>
            <w:tcW w:w="588" w:type="dxa"/>
            <w:tcBorders>
              <w:bottom w:val="nil"/>
            </w:tcBorders>
          </w:tcPr>
          <w:p w14:paraId="2E0B1A5B" w14:textId="77777777" w:rsidR="0067239B" w:rsidRDefault="0067239B">
            <w:pPr>
              <w:rPr>
                <w:sz w:val="15"/>
                <w:szCs w:val="15"/>
              </w:rPr>
            </w:pPr>
          </w:p>
        </w:tc>
        <w:tc>
          <w:tcPr>
            <w:tcW w:w="686" w:type="dxa"/>
            <w:tcBorders>
              <w:bottom w:val="nil"/>
            </w:tcBorders>
          </w:tcPr>
          <w:p w14:paraId="7AFEECF2" w14:textId="77777777" w:rsidR="0067239B" w:rsidRDefault="0067239B">
            <w:pPr>
              <w:rPr>
                <w:sz w:val="15"/>
                <w:szCs w:val="15"/>
              </w:rPr>
            </w:pPr>
          </w:p>
        </w:tc>
        <w:tc>
          <w:tcPr>
            <w:tcW w:w="687" w:type="dxa"/>
            <w:tcBorders>
              <w:bottom w:val="nil"/>
            </w:tcBorders>
          </w:tcPr>
          <w:p w14:paraId="20D50297" w14:textId="77777777" w:rsidR="0067239B" w:rsidRDefault="0067239B">
            <w:pPr>
              <w:rPr>
                <w:sz w:val="15"/>
                <w:szCs w:val="15"/>
              </w:rPr>
            </w:pPr>
          </w:p>
        </w:tc>
        <w:tc>
          <w:tcPr>
            <w:tcW w:w="739" w:type="dxa"/>
            <w:tcBorders>
              <w:bottom w:val="nil"/>
            </w:tcBorders>
          </w:tcPr>
          <w:p w14:paraId="26D12C4E" w14:textId="77777777" w:rsidR="0067239B" w:rsidRDefault="0067239B">
            <w:pPr>
              <w:rPr>
                <w:sz w:val="15"/>
                <w:szCs w:val="15"/>
              </w:rPr>
            </w:pPr>
          </w:p>
        </w:tc>
        <w:tc>
          <w:tcPr>
            <w:tcW w:w="641" w:type="dxa"/>
            <w:tcBorders>
              <w:bottom w:val="nil"/>
            </w:tcBorders>
          </w:tcPr>
          <w:p w14:paraId="419D70D2" w14:textId="77777777" w:rsidR="0067239B" w:rsidRDefault="0067239B">
            <w:pPr>
              <w:rPr>
                <w:sz w:val="15"/>
                <w:szCs w:val="15"/>
              </w:rPr>
            </w:pPr>
          </w:p>
        </w:tc>
        <w:tc>
          <w:tcPr>
            <w:tcW w:w="713" w:type="dxa"/>
            <w:tcBorders>
              <w:bottom w:val="nil"/>
            </w:tcBorders>
          </w:tcPr>
          <w:p w14:paraId="4FFE02E0" w14:textId="77777777" w:rsidR="0067239B" w:rsidRDefault="0067239B">
            <w:pPr>
              <w:rPr>
                <w:sz w:val="15"/>
                <w:szCs w:val="15"/>
              </w:rPr>
            </w:pPr>
          </w:p>
        </w:tc>
        <w:tc>
          <w:tcPr>
            <w:tcW w:w="709" w:type="dxa"/>
            <w:tcBorders>
              <w:bottom w:val="nil"/>
            </w:tcBorders>
          </w:tcPr>
          <w:p w14:paraId="5EC13C5E" w14:textId="77777777" w:rsidR="0067239B" w:rsidRDefault="0067239B">
            <w:pPr>
              <w:rPr>
                <w:sz w:val="15"/>
                <w:szCs w:val="15"/>
              </w:rPr>
            </w:pPr>
          </w:p>
        </w:tc>
        <w:tc>
          <w:tcPr>
            <w:tcW w:w="620" w:type="dxa"/>
            <w:tcBorders>
              <w:bottom w:val="nil"/>
            </w:tcBorders>
          </w:tcPr>
          <w:p w14:paraId="3635B8B1" w14:textId="77777777" w:rsidR="0067239B" w:rsidRDefault="0067239B">
            <w:pPr>
              <w:rPr>
                <w:sz w:val="15"/>
                <w:szCs w:val="15"/>
              </w:rPr>
            </w:pPr>
          </w:p>
        </w:tc>
        <w:tc>
          <w:tcPr>
            <w:tcW w:w="687" w:type="dxa"/>
            <w:tcBorders>
              <w:bottom w:val="nil"/>
            </w:tcBorders>
          </w:tcPr>
          <w:p w14:paraId="45FB3046" w14:textId="77777777" w:rsidR="0067239B" w:rsidRDefault="0067239B">
            <w:pPr>
              <w:rPr>
                <w:sz w:val="15"/>
                <w:szCs w:val="15"/>
              </w:rPr>
            </w:pPr>
          </w:p>
        </w:tc>
        <w:tc>
          <w:tcPr>
            <w:tcW w:w="616" w:type="dxa"/>
            <w:tcBorders>
              <w:bottom w:val="nil"/>
            </w:tcBorders>
          </w:tcPr>
          <w:p w14:paraId="5077BC54" w14:textId="77777777" w:rsidR="0067239B" w:rsidRDefault="0067239B">
            <w:pPr>
              <w:rPr>
                <w:sz w:val="15"/>
                <w:szCs w:val="15"/>
              </w:rPr>
            </w:pPr>
          </w:p>
        </w:tc>
      </w:tr>
      <w:tr w:rsidR="0067239B" w14:paraId="2E8A72C7" w14:textId="77777777">
        <w:trPr>
          <w:gridAfter w:val="1"/>
          <w:wAfter w:w="8" w:type="dxa"/>
          <w:trHeight w:val="628"/>
        </w:trPr>
        <w:tc>
          <w:tcPr>
            <w:tcW w:w="1076" w:type="dxa"/>
            <w:tcBorders>
              <w:top w:val="nil"/>
              <w:bottom w:val="nil"/>
            </w:tcBorders>
          </w:tcPr>
          <w:p w14:paraId="13508F04" w14:textId="77777777" w:rsidR="0067239B" w:rsidRDefault="00367850">
            <w:pPr>
              <w:rPr>
                <w:sz w:val="15"/>
                <w:szCs w:val="15"/>
              </w:rPr>
            </w:pPr>
            <w:r>
              <w:rPr>
                <w:sz w:val="15"/>
                <w:szCs w:val="15"/>
              </w:rPr>
              <w:t>BBB</w:t>
            </w:r>
            <w:r>
              <w:rPr>
                <w:sz w:val="15"/>
                <w:szCs w:val="15"/>
                <w:vertAlign w:val="superscript"/>
              </w:rPr>
              <w:t>[2]</w:t>
            </w:r>
          </w:p>
        </w:tc>
        <w:tc>
          <w:tcPr>
            <w:tcW w:w="790" w:type="dxa"/>
            <w:tcBorders>
              <w:top w:val="nil"/>
              <w:bottom w:val="nil"/>
            </w:tcBorders>
          </w:tcPr>
          <w:p w14:paraId="148B4A59" w14:textId="77777777" w:rsidR="0067239B" w:rsidRDefault="00367850">
            <w:pPr>
              <w:rPr>
                <w:sz w:val="15"/>
                <w:szCs w:val="15"/>
              </w:rPr>
            </w:pPr>
            <w:r>
              <w:rPr>
                <w:sz w:val="15"/>
                <w:szCs w:val="15"/>
              </w:rPr>
              <w:t>4.9</w:t>
            </w:r>
          </w:p>
        </w:tc>
        <w:tc>
          <w:tcPr>
            <w:tcW w:w="567" w:type="dxa"/>
            <w:tcBorders>
              <w:top w:val="nil"/>
              <w:bottom w:val="nil"/>
            </w:tcBorders>
          </w:tcPr>
          <w:p w14:paraId="3EAFED28" w14:textId="77777777" w:rsidR="0067239B" w:rsidRDefault="00367850">
            <w:pPr>
              <w:rPr>
                <w:sz w:val="15"/>
                <w:szCs w:val="15"/>
              </w:rPr>
            </w:pPr>
            <w:r>
              <w:rPr>
                <w:sz w:val="15"/>
                <w:szCs w:val="15"/>
              </w:rPr>
              <w:t>11</w:t>
            </w:r>
          </w:p>
        </w:tc>
        <w:tc>
          <w:tcPr>
            <w:tcW w:w="588" w:type="dxa"/>
            <w:tcBorders>
              <w:top w:val="nil"/>
              <w:bottom w:val="nil"/>
            </w:tcBorders>
          </w:tcPr>
          <w:p w14:paraId="7E29F38A" w14:textId="77777777" w:rsidR="0067239B" w:rsidRDefault="00367850">
            <w:pPr>
              <w:rPr>
                <w:sz w:val="15"/>
                <w:szCs w:val="15"/>
              </w:rPr>
            </w:pPr>
            <w:r>
              <w:rPr>
                <w:sz w:val="15"/>
                <w:szCs w:val="15"/>
              </w:rPr>
              <w:t>8</w:t>
            </w:r>
          </w:p>
        </w:tc>
        <w:tc>
          <w:tcPr>
            <w:tcW w:w="686" w:type="dxa"/>
            <w:tcBorders>
              <w:top w:val="nil"/>
              <w:bottom w:val="nil"/>
            </w:tcBorders>
          </w:tcPr>
          <w:p w14:paraId="2A70F76F" w14:textId="77777777" w:rsidR="0067239B" w:rsidRDefault="00367850">
            <w:pPr>
              <w:rPr>
                <w:sz w:val="15"/>
                <w:szCs w:val="15"/>
              </w:rPr>
            </w:pPr>
            <w:r>
              <w:rPr>
                <w:sz w:val="15"/>
                <w:szCs w:val="15"/>
              </w:rPr>
              <w:t>1063</w:t>
            </w:r>
          </w:p>
        </w:tc>
        <w:tc>
          <w:tcPr>
            <w:tcW w:w="687" w:type="dxa"/>
            <w:tcBorders>
              <w:top w:val="nil"/>
              <w:bottom w:val="nil"/>
            </w:tcBorders>
          </w:tcPr>
          <w:p w14:paraId="4AD1325E" w14:textId="77777777" w:rsidR="0067239B" w:rsidRDefault="00367850">
            <w:pPr>
              <w:rPr>
                <w:sz w:val="15"/>
                <w:szCs w:val="15"/>
              </w:rPr>
            </w:pPr>
            <w:r>
              <w:rPr>
                <w:sz w:val="15"/>
                <w:szCs w:val="15"/>
              </w:rPr>
              <w:t>1063</w:t>
            </w:r>
          </w:p>
        </w:tc>
        <w:tc>
          <w:tcPr>
            <w:tcW w:w="739" w:type="dxa"/>
            <w:tcBorders>
              <w:top w:val="nil"/>
              <w:bottom w:val="nil"/>
            </w:tcBorders>
          </w:tcPr>
          <w:p w14:paraId="56862035" w14:textId="77777777" w:rsidR="0067239B" w:rsidRDefault="00367850">
            <w:pPr>
              <w:rPr>
                <w:sz w:val="15"/>
                <w:szCs w:val="15"/>
              </w:rPr>
            </w:pPr>
            <w:r>
              <w:rPr>
                <w:sz w:val="15"/>
                <w:szCs w:val="15"/>
              </w:rPr>
              <w:t>2126</w:t>
            </w:r>
          </w:p>
        </w:tc>
        <w:tc>
          <w:tcPr>
            <w:tcW w:w="641" w:type="dxa"/>
            <w:tcBorders>
              <w:top w:val="nil"/>
              <w:bottom w:val="nil"/>
            </w:tcBorders>
          </w:tcPr>
          <w:p w14:paraId="728E65D8" w14:textId="77777777" w:rsidR="0067239B" w:rsidRDefault="00367850">
            <w:pPr>
              <w:rPr>
                <w:sz w:val="15"/>
                <w:szCs w:val="15"/>
              </w:rPr>
            </w:pPr>
            <w:r>
              <w:rPr>
                <w:sz w:val="15"/>
                <w:szCs w:val="15"/>
              </w:rPr>
              <w:t>154.9</w:t>
            </w:r>
          </w:p>
        </w:tc>
        <w:tc>
          <w:tcPr>
            <w:tcW w:w="713" w:type="dxa"/>
            <w:tcBorders>
              <w:top w:val="nil"/>
              <w:bottom w:val="nil"/>
            </w:tcBorders>
          </w:tcPr>
          <w:p w14:paraId="5BE61271" w14:textId="77777777" w:rsidR="0067239B" w:rsidRDefault="00367850">
            <w:pPr>
              <w:rPr>
                <w:sz w:val="15"/>
                <w:szCs w:val="15"/>
              </w:rPr>
            </w:pPr>
            <w:r>
              <w:rPr>
                <w:sz w:val="15"/>
                <w:szCs w:val="15"/>
              </w:rPr>
              <w:t>94.5</w:t>
            </w:r>
          </w:p>
        </w:tc>
        <w:tc>
          <w:tcPr>
            <w:tcW w:w="709" w:type="dxa"/>
            <w:tcBorders>
              <w:top w:val="nil"/>
              <w:bottom w:val="nil"/>
            </w:tcBorders>
          </w:tcPr>
          <w:p w14:paraId="245E6660" w14:textId="77777777" w:rsidR="0067239B" w:rsidRDefault="00367850">
            <w:pPr>
              <w:rPr>
                <w:sz w:val="15"/>
                <w:szCs w:val="15"/>
              </w:rPr>
            </w:pPr>
            <w:r>
              <w:rPr>
                <w:sz w:val="15"/>
                <w:szCs w:val="15"/>
              </w:rPr>
              <w:t>141</w:t>
            </w:r>
          </w:p>
        </w:tc>
        <w:tc>
          <w:tcPr>
            <w:tcW w:w="620" w:type="dxa"/>
            <w:tcBorders>
              <w:top w:val="nil"/>
              <w:bottom w:val="nil"/>
            </w:tcBorders>
          </w:tcPr>
          <w:p w14:paraId="548A24E0" w14:textId="77777777" w:rsidR="0067239B" w:rsidRDefault="00367850">
            <w:pPr>
              <w:rPr>
                <w:sz w:val="15"/>
                <w:szCs w:val="15"/>
              </w:rPr>
            </w:pPr>
            <w:r>
              <w:rPr>
                <w:sz w:val="15"/>
                <w:szCs w:val="15"/>
              </w:rPr>
              <w:t>83</w:t>
            </w:r>
          </w:p>
        </w:tc>
        <w:tc>
          <w:tcPr>
            <w:tcW w:w="687" w:type="dxa"/>
            <w:tcBorders>
              <w:top w:val="nil"/>
              <w:bottom w:val="nil"/>
            </w:tcBorders>
          </w:tcPr>
          <w:p w14:paraId="52B58176" w14:textId="77777777" w:rsidR="0067239B" w:rsidRDefault="00367850">
            <w:pPr>
              <w:rPr>
                <w:sz w:val="15"/>
                <w:szCs w:val="15"/>
              </w:rPr>
            </w:pPr>
            <w:r>
              <w:rPr>
                <w:sz w:val="15"/>
                <w:szCs w:val="15"/>
              </w:rPr>
              <w:t>152</w:t>
            </w:r>
          </w:p>
        </w:tc>
        <w:tc>
          <w:tcPr>
            <w:tcW w:w="616" w:type="dxa"/>
            <w:tcBorders>
              <w:top w:val="nil"/>
              <w:bottom w:val="nil"/>
            </w:tcBorders>
          </w:tcPr>
          <w:p w14:paraId="18346EC6" w14:textId="77777777" w:rsidR="0067239B" w:rsidRDefault="00367850">
            <w:pPr>
              <w:rPr>
                <w:sz w:val="15"/>
                <w:szCs w:val="15"/>
              </w:rPr>
            </w:pPr>
            <w:r>
              <w:rPr>
                <w:sz w:val="15"/>
                <w:szCs w:val="15"/>
              </w:rPr>
              <w:t>91</w:t>
            </w:r>
          </w:p>
        </w:tc>
      </w:tr>
      <w:tr w:rsidR="0067239B" w14:paraId="45FF3E80" w14:textId="77777777">
        <w:trPr>
          <w:gridAfter w:val="1"/>
          <w:wAfter w:w="8" w:type="dxa"/>
          <w:trHeight w:val="628"/>
        </w:trPr>
        <w:tc>
          <w:tcPr>
            <w:tcW w:w="1076" w:type="dxa"/>
            <w:tcBorders>
              <w:top w:val="nil"/>
              <w:bottom w:val="nil"/>
            </w:tcBorders>
          </w:tcPr>
          <w:p w14:paraId="106215C3" w14:textId="77777777" w:rsidR="0067239B" w:rsidRDefault="00367850">
            <w:pPr>
              <w:rPr>
                <w:sz w:val="15"/>
                <w:szCs w:val="15"/>
              </w:rPr>
            </w:pPr>
            <w:r>
              <w:rPr>
                <w:sz w:val="15"/>
                <w:szCs w:val="15"/>
              </w:rPr>
              <w:t>HOT</w:t>
            </w:r>
            <w:r>
              <w:rPr>
                <w:sz w:val="15"/>
                <w:szCs w:val="15"/>
                <w:vertAlign w:val="superscript"/>
              </w:rPr>
              <w:t>[3]</w:t>
            </w:r>
          </w:p>
        </w:tc>
        <w:tc>
          <w:tcPr>
            <w:tcW w:w="790" w:type="dxa"/>
            <w:tcBorders>
              <w:top w:val="nil"/>
              <w:bottom w:val="nil"/>
            </w:tcBorders>
          </w:tcPr>
          <w:p w14:paraId="1DE988AC" w14:textId="77777777" w:rsidR="0067239B" w:rsidRDefault="00367850">
            <w:pPr>
              <w:rPr>
                <w:sz w:val="15"/>
                <w:szCs w:val="15"/>
              </w:rPr>
            </w:pPr>
            <w:r>
              <w:rPr>
                <w:sz w:val="15"/>
                <w:szCs w:val="15"/>
              </w:rPr>
              <w:t>3.8</w:t>
            </w:r>
          </w:p>
        </w:tc>
        <w:tc>
          <w:tcPr>
            <w:tcW w:w="567" w:type="dxa"/>
            <w:tcBorders>
              <w:top w:val="nil"/>
              <w:bottom w:val="nil"/>
            </w:tcBorders>
          </w:tcPr>
          <w:p w14:paraId="232CF61E" w14:textId="77777777" w:rsidR="0067239B" w:rsidRDefault="00367850">
            <w:pPr>
              <w:rPr>
                <w:sz w:val="15"/>
                <w:szCs w:val="15"/>
              </w:rPr>
            </w:pPr>
            <w:r>
              <w:rPr>
                <w:sz w:val="15"/>
                <w:szCs w:val="15"/>
              </w:rPr>
              <w:t>2.8</w:t>
            </w:r>
          </w:p>
        </w:tc>
        <w:tc>
          <w:tcPr>
            <w:tcW w:w="588" w:type="dxa"/>
            <w:tcBorders>
              <w:top w:val="nil"/>
              <w:bottom w:val="nil"/>
            </w:tcBorders>
          </w:tcPr>
          <w:p w14:paraId="0EEAA941" w14:textId="77777777" w:rsidR="0067239B" w:rsidRDefault="00367850">
            <w:pPr>
              <w:rPr>
                <w:sz w:val="15"/>
                <w:szCs w:val="15"/>
              </w:rPr>
            </w:pPr>
            <w:r>
              <w:rPr>
                <w:sz w:val="15"/>
                <w:szCs w:val="15"/>
              </w:rPr>
              <w:t>3.1</w:t>
            </w:r>
          </w:p>
        </w:tc>
        <w:tc>
          <w:tcPr>
            <w:tcW w:w="686" w:type="dxa"/>
            <w:tcBorders>
              <w:top w:val="nil"/>
              <w:bottom w:val="nil"/>
            </w:tcBorders>
          </w:tcPr>
          <w:p w14:paraId="5B6BD99C" w14:textId="77777777" w:rsidR="0067239B" w:rsidRDefault="00367850">
            <w:pPr>
              <w:rPr>
                <w:sz w:val="15"/>
                <w:szCs w:val="15"/>
              </w:rPr>
            </w:pPr>
            <w:r>
              <w:rPr>
                <w:sz w:val="15"/>
                <w:szCs w:val="15"/>
              </w:rPr>
              <w:t>6262</w:t>
            </w:r>
          </w:p>
        </w:tc>
        <w:tc>
          <w:tcPr>
            <w:tcW w:w="687" w:type="dxa"/>
            <w:tcBorders>
              <w:top w:val="nil"/>
              <w:bottom w:val="nil"/>
            </w:tcBorders>
          </w:tcPr>
          <w:p w14:paraId="53881BF3" w14:textId="77777777" w:rsidR="0067239B" w:rsidRDefault="00367850">
            <w:pPr>
              <w:rPr>
                <w:sz w:val="15"/>
                <w:szCs w:val="15"/>
              </w:rPr>
            </w:pPr>
            <w:r>
              <w:rPr>
                <w:sz w:val="15"/>
                <w:szCs w:val="15"/>
              </w:rPr>
              <w:t>12 528</w:t>
            </w:r>
          </w:p>
        </w:tc>
        <w:tc>
          <w:tcPr>
            <w:tcW w:w="739" w:type="dxa"/>
            <w:tcBorders>
              <w:top w:val="nil"/>
              <w:bottom w:val="nil"/>
            </w:tcBorders>
          </w:tcPr>
          <w:p w14:paraId="27A510CC" w14:textId="77777777" w:rsidR="0067239B" w:rsidRDefault="00367850">
            <w:pPr>
              <w:rPr>
                <w:sz w:val="15"/>
                <w:szCs w:val="15"/>
              </w:rPr>
            </w:pPr>
            <w:r>
              <w:rPr>
                <w:sz w:val="15"/>
                <w:szCs w:val="15"/>
              </w:rPr>
              <w:t>18 790</w:t>
            </w:r>
          </w:p>
        </w:tc>
        <w:tc>
          <w:tcPr>
            <w:tcW w:w="641" w:type="dxa"/>
            <w:tcBorders>
              <w:top w:val="nil"/>
              <w:bottom w:val="nil"/>
            </w:tcBorders>
          </w:tcPr>
          <w:p w14:paraId="02821B95" w14:textId="77777777" w:rsidR="0067239B" w:rsidRDefault="00367850">
            <w:pPr>
              <w:rPr>
                <w:sz w:val="15"/>
                <w:szCs w:val="15"/>
              </w:rPr>
            </w:pPr>
            <w:r>
              <w:rPr>
                <w:sz w:val="15"/>
                <w:szCs w:val="15"/>
              </w:rPr>
              <w:t>170</w:t>
            </w:r>
          </w:p>
        </w:tc>
        <w:tc>
          <w:tcPr>
            <w:tcW w:w="713" w:type="dxa"/>
            <w:tcBorders>
              <w:top w:val="nil"/>
              <w:bottom w:val="nil"/>
            </w:tcBorders>
          </w:tcPr>
          <w:p w14:paraId="5468E2D1" w14:textId="77777777" w:rsidR="0067239B" w:rsidRDefault="00367850">
            <w:pPr>
              <w:rPr>
                <w:sz w:val="15"/>
                <w:szCs w:val="15"/>
              </w:rPr>
            </w:pPr>
            <w:r>
              <w:rPr>
                <w:sz w:val="15"/>
                <w:szCs w:val="15"/>
              </w:rPr>
              <w:t>105</w:t>
            </w:r>
          </w:p>
        </w:tc>
        <w:tc>
          <w:tcPr>
            <w:tcW w:w="709" w:type="dxa"/>
            <w:tcBorders>
              <w:top w:val="nil"/>
              <w:bottom w:val="nil"/>
            </w:tcBorders>
          </w:tcPr>
          <w:p w14:paraId="56D254E7" w14:textId="77777777" w:rsidR="0067239B" w:rsidRDefault="00367850">
            <w:pPr>
              <w:rPr>
                <w:sz w:val="15"/>
                <w:szCs w:val="15"/>
              </w:rPr>
            </w:pPr>
            <w:r>
              <w:rPr>
                <w:sz w:val="15"/>
                <w:szCs w:val="15"/>
              </w:rPr>
              <w:t>139.7</w:t>
            </w:r>
          </w:p>
        </w:tc>
        <w:tc>
          <w:tcPr>
            <w:tcW w:w="620" w:type="dxa"/>
            <w:tcBorders>
              <w:top w:val="nil"/>
              <w:bottom w:val="nil"/>
            </w:tcBorders>
          </w:tcPr>
          <w:p w14:paraId="5E0FFEC1" w14:textId="77777777" w:rsidR="0067239B" w:rsidRDefault="00367850">
            <w:pPr>
              <w:rPr>
                <w:sz w:val="15"/>
                <w:szCs w:val="15"/>
              </w:rPr>
            </w:pPr>
            <w:r>
              <w:rPr>
                <w:sz w:val="15"/>
                <w:szCs w:val="15"/>
              </w:rPr>
              <w:t>81.1</w:t>
            </w:r>
          </w:p>
        </w:tc>
        <w:tc>
          <w:tcPr>
            <w:tcW w:w="687" w:type="dxa"/>
            <w:tcBorders>
              <w:top w:val="nil"/>
              <w:bottom w:val="nil"/>
            </w:tcBorders>
          </w:tcPr>
          <w:p w14:paraId="26AD0DFA" w14:textId="77777777" w:rsidR="0067239B" w:rsidRDefault="00367850">
            <w:pPr>
              <w:rPr>
                <w:sz w:val="15"/>
                <w:szCs w:val="15"/>
              </w:rPr>
            </w:pPr>
            <w:r>
              <w:rPr>
                <w:sz w:val="15"/>
                <w:szCs w:val="15"/>
              </w:rPr>
              <w:t>142.5</w:t>
            </w:r>
          </w:p>
        </w:tc>
        <w:tc>
          <w:tcPr>
            <w:tcW w:w="616" w:type="dxa"/>
            <w:tcBorders>
              <w:top w:val="nil"/>
              <w:bottom w:val="nil"/>
            </w:tcBorders>
          </w:tcPr>
          <w:p w14:paraId="57FDFDD2" w14:textId="77777777" w:rsidR="0067239B" w:rsidRDefault="00367850">
            <w:pPr>
              <w:rPr>
                <w:sz w:val="15"/>
                <w:szCs w:val="15"/>
              </w:rPr>
            </w:pPr>
            <w:r>
              <w:rPr>
                <w:sz w:val="15"/>
                <w:szCs w:val="15"/>
              </w:rPr>
              <w:t>84.2</w:t>
            </w:r>
          </w:p>
        </w:tc>
      </w:tr>
      <w:tr w:rsidR="0067239B" w14:paraId="2AFA6B2D" w14:textId="77777777">
        <w:trPr>
          <w:gridAfter w:val="1"/>
          <w:wAfter w:w="8" w:type="dxa"/>
          <w:trHeight w:val="309"/>
        </w:trPr>
        <w:tc>
          <w:tcPr>
            <w:tcW w:w="1076" w:type="dxa"/>
            <w:tcBorders>
              <w:top w:val="nil"/>
              <w:bottom w:val="nil"/>
            </w:tcBorders>
          </w:tcPr>
          <w:p w14:paraId="6C0D8CD7" w14:textId="77777777" w:rsidR="0067239B" w:rsidRDefault="00367850">
            <w:pPr>
              <w:rPr>
                <w:sz w:val="15"/>
                <w:szCs w:val="15"/>
              </w:rPr>
            </w:pPr>
            <w:r>
              <w:rPr>
                <w:sz w:val="15"/>
                <w:szCs w:val="15"/>
              </w:rPr>
              <w:t>UKPDS-38</w:t>
            </w:r>
            <w:r>
              <w:rPr>
                <w:sz w:val="15"/>
                <w:szCs w:val="15"/>
                <w:vertAlign w:val="superscript"/>
              </w:rPr>
              <w:t>[4]</w:t>
            </w:r>
          </w:p>
        </w:tc>
        <w:tc>
          <w:tcPr>
            <w:tcW w:w="790" w:type="dxa"/>
            <w:tcBorders>
              <w:top w:val="nil"/>
              <w:bottom w:val="nil"/>
            </w:tcBorders>
          </w:tcPr>
          <w:p w14:paraId="5EE0F3DD" w14:textId="77777777" w:rsidR="0067239B" w:rsidRDefault="00367850">
            <w:pPr>
              <w:rPr>
                <w:sz w:val="15"/>
                <w:szCs w:val="15"/>
              </w:rPr>
            </w:pPr>
            <w:r>
              <w:rPr>
                <w:sz w:val="15"/>
                <w:szCs w:val="15"/>
              </w:rPr>
              <w:t>8.4</w:t>
            </w:r>
          </w:p>
        </w:tc>
        <w:tc>
          <w:tcPr>
            <w:tcW w:w="567" w:type="dxa"/>
            <w:tcBorders>
              <w:top w:val="nil"/>
              <w:bottom w:val="nil"/>
            </w:tcBorders>
          </w:tcPr>
          <w:p w14:paraId="76F84484" w14:textId="77777777" w:rsidR="0067239B" w:rsidRDefault="00367850">
            <w:pPr>
              <w:rPr>
                <w:sz w:val="15"/>
                <w:szCs w:val="15"/>
              </w:rPr>
            </w:pPr>
            <w:r>
              <w:rPr>
                <w:sz w:val="15"/>
                <w:szCs w:val="15"/>
              </w:rPr>
              <w:t>10</w:t>
            </w:r>
          </w:p>
        </w:tc>
        <w:tc>
          <w:tcPr>
            <w:tcW w:w="588" w:type="dxa"/>
            <w:tcBorders>
              <w:top w:val="nil"/>
              <w:bottom w:val="nil"/>
            </w:tcBorders>
          </w:tcPr>
          <w:p w14:paraId="2D6976FD" w14:textId="77777777" w:rsidR="0067239B" w:rsidRDefault="00367850">
            <w:pPr>
              <w:rPr>
                <w:sz w:val="15"/>
                <w:szCs w:val="15"/>
              </w:rPr>
            </w:pPr>
            <w:r>
              <w:rPr>
                <w:sz w:val="15"/>
                <w:szCs w:val="15"/>
              </w:rPr>
              <w:t>5</w:t>
            </w:r>
          </w:p>
        </w:tc>
        <w:tc>
          <w:tcPr>
            <w:tcW w:w="686" w:type="dxa"/>
            <w:tcBorders>
              <w:top w:val="nil"/>
              <w:bottom w:val="nil"/>
            </w:tcBorders>
          </w:tcPr>
          <w:p w14:paraId="42068547" w14:textId="77777777" w:rsidR="0067239B" w:rsidRDefault="00367850">
            <w:pPr>
              <w:rPr>
                <w:sz w:val="15"/>
                <w:szCs w:val="15"/>
              </w:rPr>
            </w:pPr>
            <w:r>
              <w:rPr>
                <w:sz w:val="15"/>
                <w:szCs w:val="15"/>
              </w:rPr>
              <w:t>758</w:t>
            </w:r>
          </w:p>
        </w:tc>
        <w:tc>
          <w:tcPr>
            <w:tcW w:w="687" w:type="dxa"/>
            <w:tcBorders>
              <w:top w:val="nil"/>
              <w:bottom w:val="nil"/>
            </w:tcBorders>
          </w:tcPr>
          <w:p w14:paraId="0F33C592" w14:textId="77777777" w:rsidR="0067239B" w:rsidRDefault="00367850">
            <w:pPr>
              <w:rPr>
                <w:sz w:val="15"/>
                <w:szCs w:val="15"/>
              </w:rPr>
            </w:pPr>
            <w:r>
              <w:rPr>
                <w:sz w:val="15"/>
                <w:szCs w:val="15"/>
              </w:rPr>
              <w:t>390</w:t>
            </w:r>
          </w:p>
        </w:tc>
        <w:tc>
          <w:tcPr>
            <w:tcW w:w="739" w:type="dxa"/>
            <w:tcBorders>
              <w:top w:val="nil"/>
              <w:bottom w:val="nil"/>
            </w:tcBorders>
          </w:tcPr>
          <w:p w14:paraId="502F1E2C" w14:textId="77777777" w:rsidR="0067239B" w:rsidRDefault="00367850">
            <w:pPr>
              <w:rPr>
                <w:sz w:val="15"/>
                <w:szCs w:val="15"/>
              </w:rPr>
            </w:pPr>
            <w:r>
              <w:rPr>
                <w:sz w:val="15"/>
                <w:szCs w:val="15"/>
              </w:rPr>
              <w:t>1148</w:t>
            </w:r>
          </w:p>
        </w:tc>
        <w:tc>
          <w:tcPr>
            <w:tcW w:w="641" w:type="dxa"/>
            <w:tcBorders>
              <w:top w:val="nil"/>
              <w:bottom w:val="nil"/>
            </w:tcBorders>
          </w:tcPr>
          <w:p w14:paraId="3AA5574D" w14:textId="77777777" w:rsidR="0067239B" w:rsidRDefault="00367850">
            <w:pPr>
              <w:rPr>
                <w:sz w:val="15"/>
                <w:szCs w:val="15"/>
              </w:rPr>
            </w:pPr>
            <w:r>
              <w:rPr>
                <w:sz w:val="15"/>
                <w:szCs w:val="15"/>
              </w:rPr>
              <w:t>160</w:t>
            </w:r>
          </w:p>
        </w:tc>
        <w:tc>
          <w:tcPr>
            <w:tcW w:w="713" w:type="dxa"/>
            <w:tcBorders>
              <w:top w:val="nil"/>
              <w:bottom w:val="nil"/>
            </w:tcBorders>
          </w:tcPr>
          <w:p w14:paraId="7412EC3A" w14:textId="77777777" w:rsidR="0067239B" w:rsidRDefault="00367850">
            <w:pPr>
              <w:rPr>
                <w:sz w:val="15"/>
                <w:szCs w:val="15"/>
              </w:rPr>
            </w:pPr>
            <w:r>
              <w:rPr>
                <w:sz w:val="15"/>
                <w:szCs w:val="15"/>
              </w:rPr>
              <w:t>94</w:t>
            </w:r>
          </w:p>
        </w:tc>
        <w:tc>
          <w:tcPr>
            <w:tcW w:w="709" w:type="dxa"/>
            <w:tcBorders>
              <w:top w:val="nil"/>
              <w:bottom w:val="nil"/>
            </w:tcBorders>
          </w:tcPr>
          <w:p w14:paraId="14FD634F" w14:textId="77777777" w:rsidR="0067239B" w:rsidRDefault="00367850">
            <w:pPr>
              <w:rPr>
                <w:sz w:val="15"/>
                <w:szCs w:val="15"/>
              </w:rPr>
            </w:pPr>
            <w:r>
              <w:rPr>
                <w:sz w:val="15"/>
                <w:szCs w:val="15"/>
              </w:rPr>
              <w:t>144</w:t>
            </w:r>
          </w:p>
        </w:tc>
        <w:tc>
          <w:tcPr>
            <w:tcW w:w="620" w:type="dxa"/>
            <w:tcBorders>
              <w:top w:val="nil"/>
              <w:bottom w:val="nil"/>
            </w:tcBorders>
          </w:tcPr>
          <w:p w14:paraId="57D79973" w14:textId="77777777" w:rsidR="0067239B" w:rsidRDefault="00367850">
            <w:pPr>
              <w:rPr>
                <w:sz w:val="15"/>
                <w:szCs w:val="15"/>
              </w:rPr>
            </w:pPr>
            <w:r>
              <w:rPr>
                <w:sz w:val="15"/>
                <w:szCs w:val="15"/>
              </w:rPr>
              <w:t>82</w:t>
            </w:r>
          </w:p>
        </w:tc>
        <w:tc>
          <w:tcPr>
            <w:tcW w:w="687" w:type="dxa"/>
            <w:tcBorders>
              <w:top w:val="nil"/>
              <w:bottom w:val="nil"/>
            </w:tcBorders>
          </w:tcPr>
          <w:p w14:paraId="0526C31F" w14:textId="77777777" w:rsidR="0067239B" w:rsidRDefault="00367850">
            <w:pPr>
              <w:rPr>
                <w:sz w:val="15"/>
                <w:szCs w:val="15"/>
              </w:rPr>
            </w:pPr>
            <w:r>
              <w:rPr>
                <w:sz w:val="15"/>
                <w:szCs w:val="15"/>
              </w:rPr>
              <w:t>154</w:t>
            </w:r>
          </w:p>
        </w:tc>
        <w:tc>
          <w:tcPr>
            <w:tcW w:w="616" w:type="dxa"/>
            <w:tcBorders>
              <w:top w:val="nil"/>
              <w:bottom w:val="nil"/>
            </w:tcBorders>
          </w:tcPr>
          <w:p w14:paraId="3B1836C8" w14:textId="77777777" w:rsidR="0067239B" w:rsidRDefault="00367850">
            <w:pPr>
              <w:rPr>
                <w:sz w:val="15"/>
                <w:szCs w:val="15"/>
              </w:rPr>
            </w:pPr>
            <w:r>
              <w:rPr>
                <w:sz w:val="15"/>
                <w:szCs w:val="15"/>
              </w:rPr>
              <w:t>87</w:t>
            </w:r>
          </w:p>
        </w:tc>
      </w:tr>
      <w:tr w:rsidR="0067239B" w14:paraId="7A1E32EF" w14:textId="77777777">
        <w:trPr>
          <w:gridAfter w:val="1"/>
          <w:wAfter w:w="8" w:type="dxa"/>
          <w:trHeight w:val="628"/>
        </w:trPr>
        <w:tc>
          <w:tcPr>
            <w:tcW w:w="1076" w:type="dxa"/>
            <w:tcBorders>
              <w:top w:val="nil"/>
              <w:bottom w:val="nil"/>
            </w:tcBorders>
          </w:tcPr>
          <w:p w14:paraId="63EE72FD" w14:textId="77777777" w:rsidR="0067239B" w:rsidRDefault="00367850">
            <w:pPr>
              <w:rPr>
                <w:sz w:val="15"/>
                <w:szCs w:val="15"/>
              </w:rPr>
            </w:pPr>
            <w:r>
              <w:rPr>
                <w:sz w:val="15"/>
                <w:szCs w:val="15"/>
              </w:rPr>
              <w:lastRenderedPageBreak/>
              <w:t>MDRD</w:t>
            </w:r>
            <w:r>
              <w:rPr>
                <w:sz w:val="15"/>
                <w:szCs w:val="15"/>
                <w:vertAlign w:val="superscript"/>
              </w:rPr>
              <w:t>[5]</w:t>
            </w:r>
          </w:p>
        </w:tc>
        <w:tc>
          <w:tcPr>
            <w:tcW w:w="790" w:type="dxa"/>
            <w:tcBorders>
              <w:top w:val="nil"/>
              <w:bottom w:val="nil"/>
            </w:tcBorders>
          </w:tcPr>
          <w:p w14:paraId="4DBE455A" w14:textId="77777777" w:rsidR="0067239B" w:rsidRDefault="00367850">
            <w:pPr>
              <w:rPr>
                <w:sz w:val="15"/>
                <w:szCs w:val="15"/>
              </w:rPr>
            </w:pPr>
            <w:r>
              <w:rPr>
                <w:sz w:val="15"/>
                <w:szCs w:val="15"/>
              </w:rPr>
              <w:t>2.2</w:t>
            </w:r>
          </w:p>
        </w:tc>
        <w:tc>
          <w:tcPr>
            <w:tcW w:w="567" w:type="dxa"/>
            <w:tcBorders>
              <w:top w:val="nil"/>
              <w:bottom w:val="nil"/>
            </w:tcBorders>
          </w:tcPr>
          <w:p w14:paraId="177767B0" w14:textId="77777777" w:rsidR="0067239B" w:rsidRDefault="00367850">
            <w:pPr>
              <w:rPr>
                <w:sz w:val="15"/>
                <w:szCs w:val="15"/>
              </w:rPr>
            </w:pPr>
            <w:r>
              <w:rPr>
                <w:sz w:val="15"/>
                <w:szCs w:val="15"/>
              </w:rPr>
              <w:t>7.6</w:t>
            </w:r>
          </w:p>
        </w:tc>
        <w:tc>
          <w:tcPr>
            <w:tcW w:w="588" w:type="dxa"/>
            <w:tcBorders>
              <w:top w:val="nil"/>
              <w:bottom w:val="nil"/>
            </w:tcBorders>
          </w:tcPr>
          <w:p w14:paraId="5AD1842E" w14:textId="77777777" w:rsidR="0067239B" w:rsidRDefault="00367850">
            <w:pPr>
              <w:rPr>
                <w:sz w:val="15"/>
                <w:szCs w:val="15"/>
              </w:rPr>
            </w:pPr>
            <w:r>
              <w:rPr>
                <w:sz w:val="15"/>
                <w:szCs w:val="15"/>
              </w:rPr>
              <w:t>3.8</w:t>
            </w:r>
          </w:p>
        </w:tc>
        <w:tc>
          <w:tcPr>
            <w:tcW w:w="686" w:type="dxa"/>
            <w:tcBorders>
              <w:top w:val="nil"/>
              <w:bottom w:val="nil"/>
            </w:tcBorders>
          </w:tcPr>
          <w:p w14:paraId="32C8D039" w14:textId="77777777" w:rsidR="0067239B" w:rsidRDefault="00367850">
            <w:pPr>
              <w:rPr>
                <w:sz w:val="15"/>
                <w:szCs w:val="15"/>
              </w:rPr>
            </w:pPr>
            <w:r>
              <w:rPr>
                <w:sz w:val="15"/>
                <w:szCs w:val="15"/>
              </w:rPr>
              <w:t>430</w:t>
            </w:r>
          </w:p>
        </w:tc>
        <w:tc>
          <w:tcPr>
            <w:tcW w:w="687" w:type="dxa"/>
            <w:tcBorders>
              <w:top w:val="nil"/>
              <w:bottom w:val="nil"/>
            </w:tcBorders>
          </w:tcPr>
          <w:p w14:paraId="5CE8E9AE" w14:textId="77777777" w:rsidR="0067239B" w:rsidRDefault="00367850">
            <w:pPr>
              <w:rPr>
                <w:sz w:val="15"/>
                <w:szCs w:val="15"/>
              </w:rPr>
            </w:pPr>
            <w:r>
              <w:rPr>
                <w:sz w:val="15"/>
                <w:szCs w:val="15"/>
              </w:rPr>
              <w:t>407</w:t>
            </w:r>
          </w:p>
        </w:tc>
        <w:tc>
          <w:tcPr>
            <w:tcW w:w="739" w:type="dxa"/>
            <w:tcBorders>
              <w:top w:val="nil"/>
              <w:bottom w:val="nil"/>
            </w:tcBorders>
          </w:tcPr>
          <w:p w14:paraId="6E59A348" w14:textId="77777777" w:rsidR="0067239B" w:rsidRDefault="00367850">
            <w:pPr>
              <w:rPr>
                <w:sz w:val="15"/>
                <w:szCs w:val="15"/>
              </w:rPr>
            </w:pPr>
            <w:r>
              <w:rPr>
                <w:sz w:val="15"/>
                <w:szCs w:val="15"/>
              </w:rPr>
              <w:t>837</w:t>
            </w:r>
          </w:p>
        </w:tc>
        <w:tc>
          <w:tcPr>
            <w:tcW w:w="641" w:type="dxa"/>
            <w:tcBorders>
              <w:top w:val="nil"/>
              <w:bottom w:val="nil"/>
            </w:tcBorders>
          </w:tcPr>
          <w:p w14:paraId="7FD9F0A5" w14:textId="77777777" w:rsidR="0067239B" w:rsidRDefault="00367850">
            <w:pPr>
              <w:rPr>
                <w:sz w:val="15"/>
                <w:szCs w:val="15"/>
              </w:rPr>
            </w:pPr>
            <w:r>
              <w:rPr>
                <w:sz w:val="15"/>
                <w:szCs w:val="15"/>
              </w:rPr>
              <w:t>130.5</w:t>
            </w:r>
          </w:p>
        </w:tc>
        <w:tc>
          <w:tcPr>
            <w:tcW w:w="713" w:type="dxa"/>
            <w:tcBorders>
              <w:top w:val="nil"/>
              <w:bottom w:val="nil"/>
            </w:tcBorders>
          </w:tcPr>
          <w:p w14:paraId="66F1F4EE" w14:textId="77777777" w:rsidR="0067239B" w:rsidRDefault="00367850">
            <w:pPr>
              <w:rPr>
                <w:sz w:val="15"/>
                <w:szCs w:val="15"/>
              </w:rPr>
            </w:pPr>
            <w:r>
              <w:rPr>
                <w:sz w:val="15"/>
                <w:szCs w:val="15"/>
              </w:rPr>
              <w:t>79.7</w:t>
            </w:r>
          </w:p>
        </w:tc>
        <w:tc>
          <w:tcPr>
            <w:tcW w:w="709" w:type="dxa"/>
            <w:tcBorders>
              <w:top w:val="nil"/>
              <w:bottom w:val="nil"/>
            </w:tcBorders>
          </w:tcPr>
          <w:p w14:paraId="6B4E4C90" w14:textId="77777777" w:rsidR="0067239B" w:rsidRDefault="00367850">
            <w:pPr>
              <w:rPr>
                <w:sz w:val="15"/>
                <w:szCs w:val="15"/>
              </w:rPr>
            </w:pPr>
            <w:r>
              <w:rPr>
                <w:sz w:val="15"/>
                <w:szCs w:val="15"/>
              </w:rPr>
              <w:t>126.2</w:t>
            </w:r>
          </w:p>
        </w:tc>
        <w:tc>
          <w:tcPr>
            <w:tcW w:w="620" w:type="dxa"/>
            <w:tcBorders>
              <w:top w:val="nil"/>
              <w:bottom w:val="nil"/>
            </w:tcBorders>
          </w:tcPr>
          <w:p w14:paraId="35DC250D" w14:textId="77777777" w:rsidR="0067239B" w:rsidRDefault="00367850">
            <w:pPr>
              <w:rPr>
                <w:sz w:val="15"/>
                <w:szCs w:val="15"/>
              </w:rPr>
            </w:pPr>
            <w:r>
              <w:rPr>
                <w:sz w:val="15"/>
                <w:szCs w:val="15"/>
              </w:rPr>
              <w:t>76.9</w:t>
            </w:r>
          </w:p>
        </w:tc>
        <w:tc>
          <w:tcPr>
            <w:tcW w:w="687" w:type="dxa"/>
            <w:tcBorders>
              <w:top w:val="nil"/>
              <w:bottom w:val="nil"/>
            </w:tcBorders>
          </w:tcPr>
          <w:p w14:paraId="59863D8F" w14:textId="77777777" w:rsidR="0067239B" w:rsidRDefault="00367850">
            <w:pPr>
              <w:rPr>
                <w:sz w:val="15"/>
                <w:szCs w:val="15"/>
              </w:rPr>
            </w:pPr>
            <w:r>
              <w:rPr>
                <w:sz w:val="15"/>
                <w:szCs w:val="15"/>
              </w:rPr>
              <w:t>133.8</w:t>
            </w:r>
          </w:p>
        </w:tc>
        <w:tc>
          <w:tcPr>
            <w:tcW w:w="616" w:type="dxa"/>
            <w:tcBorders>
              <w:top w:val="nil"/>
              <w:bottom w:val="nil"/>
            </w:tcBorders>
          </w:tcPr>
          <w:p w14:paraId="0DF48EFD" w14:textId="77777777" w:rsidR="0067239B" w:rsidRDefault="00367850">
            <w:pPr>
              <w:rPr>
                <w:sz w:val="15"/>
                <w:szCs w:val="15"/>
              </w:rPr>
            </w:pPr>
            <w:r>
              <w:rPr>
                <w:sz w:val="15"/>
                <w:szCs w:val="15"/>
              </w:rPr>
              <w:t>80.7</w:t>
            </w:r>
          </w:p>
        </w:tc>
      </w:tr>
      <w:tr w:rsidR="0067239B" w14:paraId="284E8E14" w14:textId="77777777">
        <w:trPr>
          <w:gridAfter w:val="1"/>
          <w:wAfter w:w="8" w:type="dxa"/>
          <w:trHeight w:val="309"/>
        </w:trPr>
        <w:tc>
          <w:tcPr>
            <w:tcW w:w="1076" w:type="dxa"/>
            <w:tcBorders>
              <w:top w:val="nil"/>
              <w:bottom w:val="nil"/>
            </w:tcBorders>
          </w:tcPr>
          <w:p w14:paraId="7394EF69" w14:textId="77777777" w:rsidR="0067239B" w:rsidRDefault="00367850">
            <w:pPr>
              <w:rPr>
                <w:sz w:val="15"/>
                <w:szCs w:val="15"/>
              </w:rPr>
            </w:pPr>
            <w:r>
              <w:rPr>
                <w:sz w:val="15"/>
                <w:szCs w:val="15"/>
              </w:rPr>
              <w:t>ABCD-H</w:t>
            </w:r>
            <w:r>
              <w:rPr>
                <w:sz w:val="15"/>
                <w:szCs w:val="15"/>
                <w:vertAlign w:val="superscript"/>
              </w:rPr>
              <w:t>[6]</w:t>
            </w:r>
          </w:p>
        </w:tc>
        <w:tc>
          <w:tcPr>
            <w:tcW w:w="790" w:type="dxa"/>
            <w:tcBorders>
              <w:top w:val="nil"/>
              <w:bottom w:val="nil"/>
            </w:tcBorders>
          </w:tcPr>
          <w:p w14:paraId="33B18143" w14:textId="77777777" w:rsidR="0067239B" w:rsidRDefault="00367850">
            <w:pPr>
              <w:rPr>
                <w:sz w:val="15"/>
                <w:szCs w:val="15"/>
              </w:rPr>
            </w:pPr>
            <w:r>
              <w:rPr>
                <w:sz w:val="15"/>
                <w:szCs w:val="15"/>
              </w:rPr>
              <w:t>5</w:t>
            </w:r>
          </w:p>
        </w:tc>
        <w:tc>
          <w:tcPr>
            <w:tcW w:w="567" w:type="dxa"/>
            <w:tcBorders>
              <w:top w:val="nil"/>
              <w:bottom w:val="nil"/>
            </w:tcBorders>
          </w:tcPr>
          <w:p w14:paraId="3BB8B365" w14:textId="77777777" w:rsidR="0067239B" w:rsidRDefault="00367850">
            <w:pPr>
              <w:rPr>
                <w:sz w:val="15"/>
                <w:szCs w:val="15"/>
              </w:rPr>
            </w:pPr>
            <w:r>
              <w:rPr>
                <w:sz w:val="15"/>
                <w:szCs w:val="15"/>
              </w:rPr>
              <w:t>6</w:t>
            </w:r>
          </w:p>
        </w:tc>
        <w:tc>
          <w:tcPr>
            <w:tcW w:w="588" w:type="dxa"/>
            <w:tcBorders>
              <w:top w:val="nil"/>
              <w:bottom w:val="nil"/>
            </w:tcBorders>
          </w:tcPr>
          <w:p w14:paraId="37C6EB2E" w14:textId="77777777" w:rsidR="0067239B" w:rsidRDefault="00367850">
            <w:pPr>
              <w:rPr>
                <w:sz w:val="15"/>
                <w:szCs w:val="15"/>
              </w:rPr>
            </w:pPr>
            <w:r>
              <w:rPr>
                <w:sz w:val="15"/>
                <w:szCs w:val="15"/>
              </w:rPr>
              <w:t>8</w:t>
            </w:r>
          </w:p>
        </w:tc>
        <w:tc>
          <w:tcPr>
            <w:tcW w:w="686" w:type="dxa"/>
            <w:tcBorders>
              <w:top w:val="nil"/>
              <w:bottom w:val="nil"/>
            </w:tcBorders>
          </w:tcPr>
          <w:p w14:paraId="6539141B" w14:textId="77777777" w:rsidR="0067239B" w:rsidRDefault="00367850">
            <w:pPr>
              <w:rPr>
                <w:sz w:val="15"/>
                <w:szCs w:val="15"/>
              </w:rPr>
            </w:pPr>
            <w:r>
              <w:rPr>
                <w:sz w:val="15"/>
                <w:szCs w:val="15"/>
              </w:rPr>
              <w:t>237</w:t>
            </w:r>
          </w:p>
        </w:tc>
        <w:tc>
          <w:tcPr>
            <w:tcW w:w="687" w:type="dxa"/>
            <w:tcBorders>
              <w:top w:val="nil"/>
              <w:bottom w:val="nil"/>
            </w:tcBorders>
          </w:tcPr>
          <w:p w14:paraId="59C54C30" w14:textId="77777777" w:rsidR="0067239B" w:rsidRDefault="00367850">
            <w:pPr>
              <w:rPr>
                <w:sz w:val="15"/>
                <w:szCs w:val="15"/>
              </w:rPr>
            </w:pPr>
            <w:r>
              <w:rPr>
                <w:sz w:val="15"/>
                <w:szCs w:val="15"/>
              </w:rPr>
              <w:t>233</w:t>
            </w:r>
          </w:p>
        </w:tc>
        <w:tc>
          <w:tcPr>
            <w:tcW w:w="739" w:type="dxa"/>
            <w:tcBorders>
              <w:top w:val="nil"/>
              <w:bottom w:val="nil"/>
            </w:tcBorders>
          </w:tcPr>
          <w:p w14:paraId="0108BB5D" w14:textId="77777777" w:rsidR="0067239B" w:rsidRDefault="00367850">
            <w:pPr>
              <w:rPr>
                <w:sz w:val="15"/>
                <w:szCs w:val="15"/>
              </w:rPr>
            </w:pPr>
            <w:r>
              <w:rPr>
                <w:sz w:val="15"/>
                <w:szCs w:val="15"/>
              </w:rPr>
              <w:t>470</w:t>
            </w:r>
          </w:p>
        </w:tc>
        <w:tc>
          <w:tcPr>
            <w:tcW w:w="641" w:type="dxa"/>
            <w:tcBorders>
              <w:top w:val="nil"/>
              <w:bottom w:val="nil"/>
            </w:tcBorders>
          </w:tcPr>
          <w:p w14:paraId="47087DCE" w14:textId="77777777" w:rsidR="0067239B" w:rsidRDefault="00367850">
            <w:pPr>
              <w:rPr>
                <w:sz w:val="15"/>
                <w:szCs w:val="15"/>
              </w:rPr>
            </w:pPr>
            <w:r>
              <w:rPr>
                <w:sz w:val="15"/>
                <w:szCs w:val="15"/>
              </w:rPr>
              <w:t>155</w:t>
            </w:r>
          </w:p>
        </w:tc>
        <w:tc>
          <w:tcPr>
            <w:tcW w:w="713" w:type="dxa"/>
            <w:tcBorders>
              <w:top w:val="nil"/>
              <w:bottom w:val="nil"/>
            </w:tcBorders>
          </w:tcPr>
          <w:p w14:paraId="2BCF2952" w14:textId="77777777" w:rsidR="0067239B" w:rsidRDefault="00367850">
            <w:pPr>
              <w:rPr>
                <w:sz w:val="15"/>
                <w:szCs w:val="15"/>
              </w:rPr>
            </w:pPr>
            <w:r>
              <w:rPr>
                <w:sz w:val="15"/>
                <w:szCs w:val="15"/>
              </w:rPr>
              <w:t>98</w:t>
            </w:r>
          </w:p>
        </w:tc>
        <w:tc>
          <w:tcPr>
            <w:tcW w:w="709" w:type="dxa"/>
            <w:tcBorders>
              <w:top w:val="nil"/>
              <w:bottom w:val="nil"/>
            </w:tcBorders>
          </w:tcPr>
          <w:p w14:paraId="4570F9CB" w14:textId="77777777" w:rsidR="0067239B" w:rsidRDefault="00367850">
            <w:pPr>
              <w:rPr>
                <w:sz w:val="15"/>
                <w:szCs w:val="15"/>
              </w:rPr>
            </w:pPr>
            <w:r>
              <w:rPr>
                <w:sz w:val="15"/>
                <w:szCs w:val="15"/>
              </w:rPr>
              <w:t>132</w:t>
            </w:r>
          </w:p>
        </w:tc>
        <w:tc>
          <w:tcPr>
            <w:tcW w:w="620" w:type="dxa"/>
            <w:tcBorders>
              <w:top w:val="nil"/>
              <w:bottom w:val="nil"/>
            </w:tcBorders>
          </w:tcPr>
          <w:p w14:paraId="1A2BB3C5" w14:textId="77777777" w:rsidR="0067239B" w:rsidRDefault="00367850">
            <w:pPr>
              <w:rPr>
                <w:sz w:val="15"/>
                <w:szCs w:val="15"/>
              </w:rPr>
            </w:pPr>
            <w:r>
              <w:rPr>
                <w:sz w:val="15"/>
                <w:szCs w:val="15"/>
              </w:rPr>
              <w:t>78</w:t>
            </w:r>
          </w:p>
        </w:tc>
        <w:tc>
          <w:tcPr>
            <w:tcW w:w="687" w:type="dxa"/>
            <w:tcBorders>
              <w:top w:val="nil"/>
              <w:bottom w:val="nil"/>
            </w:tcBorders>
          </w:tcPr>
          <w:p w14:paraId="199C49EF" w14:textId="77777777" w:rsidR="0067239B" w:rsidRDefault="00367850">
            <w:pPr>
              <w:rPr>
                <w:sz w:val="15"/>
                <w:szCs w:val="15"/>
              </w:rPr>
            </w:pPr>
            <w:r>
              <w:rPr>
                <w:sz w:val="15"/>
                <w:szCs w:val="15"/>
              </w:rPr>
              <w:t>138</w:t>
            </w:r>
          </w:p>
        </w:tc>
        <w:tc>
          <w:tcPr>
            <w:tcW w:w="616" w:type="dxa"/>
            <w:tcBorders>
              <w:top w:val="nil"/>
              <w:bottom w:val="nil"/>
            </w:tcBorders>
          </w:tcPr>
          <w:p w14:paraId="1BCD2699" w14:textId="77777777" w:rsidR="0067239B" w:rsidRDefault="00367850">
            <w:pPr>
              <w:rPr>
                <w:sz w:val="15"/>
                <w:szCs w:val="15"/>
              </w:rPr>
            </w:pPr>
            <w:r>
              <w:rPr>
                <w:sz w:val="15"/>
                <w:szCs w:val="15"/>
              </w:rPr>
              <w:t>86</w:t>
            </w:r>
          </w:p>
        </w:tc>
      </w:tr>
      <w:tr w:rsidR="0067239B" w14:paraId="4547747A" w14:textId="77777777">
        <w:trPr>
          <w:gridAfter w:val="1"/>
          <w:wAfter w:w="8" w:type="dxa"/>
          <w:trHeight w:val="628"/>
        </w:trPr>
        <w:tc>
          <w:tcPr>
            <w:tcW w:w="1076" w:type="dxa"/>
            <w:tcBorders>
              <w:top w:val="nil"/>
              <w:bottom w:val="nil"/>
            </w:tcBorders>
          </w:tcPr>
          <w:p w14:paraId="68AD6E94" w14:textId="77777777" w:rsidR="0067239B" w:rsidRDefault="00367850">
            <w:pPr>
              <w:rPr>
                <w:sz w:val="15"/>
                <w:szCs w:val="15"/>
              </w:rPr>
            </w:pPr>
            <w:r>
              <w:rPr>
                <w:sz w:val="15"/>
                <w:szCs w:val="15"/>
              </w:rPr>
              <w:t>AASK</w:t>
            </w:r>
            <w:r>
              <w:rPr>
                <w:sz w:val="15"/>
                <w:szCs w:val="15"/>
                <w:vertAlign w:val="superscript"/>
              </w:rPr>
              <w:t>[7]</w:t>
            </w:r>
          </w:p>
        </w:tc>
        <w:tc>
          <w:tcPr>
            <w:tcW w:w="790" w:type="dxa"/>
            <w:tcBorders>
              <w:top w:val="nil"/>
              <w:bottom w:val="nil"/>
            </w:tcBorders>
          </w:tcPr>
          <w:p w14:paraId="60781162" w14:textId="77777777" w:rsidR="0067239B" w:rsidRDefault="00367850">
            <w:pPr>
              <w:rPr>
                <w:sz w:val="15"/>
                <w:szCs w:val="15"/>
              </w:rPr>
            </w:pPr>
            <w:r>
              <w:rPr>
                <w:sz w:val="15"/>
                <w:szCs w:val="15"/>
              </w:rPr>
              <w:t>4</w:t>
            </w:r>
          </w:p>
        </w:tc>
        <w:tc>
          <w:tcPr>
            <w:tcW w:w="567" w:type="dxa"/>
            <w:tcBorders>
              <w:top w:val="nil"/>
              <w:bottom w:val="nil"/>
            </w:tcBorders>
          </w:tcPr>
          <w:p w14:paraId="793FD2D6" w14:textId="77777777" w:rsidR="0067239B" w:rsidRDefault="00367850">
            <w:pPr>
              <w:rPr>
                <w:sz w:val="15"/>
                <w:szCs w:val="15"/>
              </w:rPr>
            </w:pPr>
            <w:r>
              <w:rPr>
                <w:sz w:val="15"/>
                <w:szCs w:val="15"/>
              </w:rPr>
              <w:t>13</w:t>
            </w:r>
          </w:p>
        </w:tc>
        <w:tc>
          <w:tcPr>
            <w:tcW w:w="588" w:type="dxa"/>
            <w:tcBorders>
              <w:top w:val="nil"/>
              <w:bottom w:val="nil"/>
            </w:tcBorders>
          </w:tcPr>
          <w:p w14:paraId="20884DB6" w14:textId="77777777" w:rsidR="0067239B" w:rsidRDefault="00367850">
            <w:pPr>
              <w:rPr>
                <w:sz w:val="15"/>
                <w:szCs w:val="15"/>
              </w:rPr>
            </w:pPr>
            <w:r>
              <w:rPr>
                <w:sz w:val="15"/>
                <w:szCs w:val="15"/>
              </w:rPr>
              <w:t>7</w:t>
            </w:r>
          </w:p>
        </w:tc>
        <w:tc>
          <w:tcPr>
            <w:tcW w:w="686" w:type="dxa"/>
            <w:tcBorders>
              <w:top w:val="nil"/>
              <w:bottom w:val="nil"/>
            </w:tcBorders>
          </w:tcPr>
          <w:p w14:paraId="2819FD3C" w14:textId="77777777" w:rsidR="0067239B" w:rsidRDefault="00367850">
            <w:pPr>
              <w:rPr>
                <w:sz w:val="15"/>
                <w:szCs w:val="15"/>
              </w:rPr>
            </w:pPr>
            <w:r>
              <w:rPr>
                <w:sz w:val="15"/>
                <w:szCs w:val="15"/>
              </w:rPr>
              <w:t>540</w:t>
            </w:r>
          </w:p>
        </w:tc>
        <w:tc>
          <w:tcPr>
            <w:tcW w:w="687" w:type="dxa"/>
            <w:tcBorders>
              <w:top w:val="nil"/>
              <w:bottom w:val="nil"/>
            </w:tcBorders>
          </w:tcPr>
          <w:p w14:paraId="0814B088" w14:textId="77777777" w:rsidR="0067239B" w:rsidRDefault="00367850">
            <w:pPr>
              <w:rPr>
                <w:sz w:val="15"/>
                <w:szCs w:val="15"/>
              </w:rPr>
            </w:pPr>
            <w:r>
              <w:rPr>
                <w:sz w:val="15"/>
                <w:szCs w:val="15"/>
              </w:rPr>
              <w:t>554</w:t>
            </w:r>
          </w:p>
        </w:tc>
        <w:tc>
          <w:tcPr>
            <w:tcW w:w="739" w:type="dxa"/>
            <w:tcBorders>
              <w:top w:val="nil"/>
              <w:bottom w:val="nil"/>
            </w:tcBorders>
          </w:tcPr>
          <w:p w14:paraId="1CC4FAB2" w14:textId="77777777" w:rsidR="0067239B" w:rsidRDefault="00367850">
            <w:pPr>
              <w:rPr>
                <w:sz w:val="15"/>
                <w:szCs w:val="15"/>
              </w:rPr>
            </w:pPr>
            <w:r>
              <w:rPr>
                <w:sz w:val="15"/>
                <w:szCs w:val="15"/>
              </w:rPr>
              <w:t>1094</w:t>
            </w:r>
          </w:p>
        </w:tc>
        <w:tc>
          <w:tcPr>
            <w:tcW w:w="641" w:type="dxa"/>
            <w:tcBorders>
              <w:top w:val="nil"/>
              <w:bottom w:val="nil"/>
            </w:tcBorders>
          </w:tcPr>
          <w:p w14:paraId="4BD2355C" w14:textId="77777777" w:rsidR="0067239B" w:rsidRDefault="00367850">
            <w:pPr>
              <w:rPr>
                <w:sz w:val="15"/>
                <w:szCs w:val="15"/>
              </w:rPr>
            </w:pPr>
            <w:r>
              <w:rPr>
                <w:sz w:val="15"/>
                <w:szCs w:val="15"/>
              </w:rPr>
              <w:t>150.5</w:t>
            </w:r>
          </w:p>
        </w:tc>
        <w:tc>
          <w:tcPr>
            <w:tcW w:w="713" w:type="dxa"/>
            <w:tcBorders>
              <w:top w:val="nil"/>
              <w:bottom w:val="nil"/>
            </w:tcBorders>
          </w:tcPr>
          <w:p w14:paraId="5A55FB30" w14:textId="77777777" w:rsidR="0067239B" w:rsidRDefault="00367850">
            <w:pPr>
              <w:rPr>
                <w:sz w:val="15"/>
                <w:szCs w:val="15"/>
              </w:rPr>
            </w:pPr>
            <w:r>
              <w:rPr>
                <w:sz w:val="15"/>
                <w:szCs w:val="15"/>
              </w:rPr>
              <w:t>95.5</w:t>
            </w:r>
          </w:p>
        </w:tc>
        <w:tc>
          <w:tcPr>
            <w:tcW w:w="709" w:type="dxa"/>
            <w:tcBorders>
              <w:top w:val="nil"/>
              <w:bottom w:val="nil"/>
            </w:tcBorders>
          </w:tcPr>
          <w:p w14:paraId="2F924870" w14:textId="77777777" w:rsidR="0067239B" w:rsidRDefault="00367850">
            <w:pPr>
              <w:rPr>
                <w:sz w:val="15"/>
                <w:szCs w:val="15"/>
              </w:rPr>
            </w:pPr>
            <w:r>
              <w:rPr>
                <w:sz w:val="15"/>
                <w:szCs w:val="15"/>
              </w:rPr>
              <w:t>128</w:t>
            </w:r>
          </w:p>
        </w:tc>
        <w:tc>
          <w:tcPr>
            <w:tcW w:w="620" w:type="dxa"/>
            <w:tcBorders>
              <w:top w:val="nil"/>
              <w:bottom w:val="nil"/>
            </w:tcBorders>
          </w:tcPr>
          <w:p w14:paraId="19F1CF06" w14:textId="77777777" w:rsidR="0067239B" w:rsidRDefault="00367850">
            <w:pPr>
              <w:rPr>
                <w:sz w:val="15"/>
                <w:szCs w:val="15"/>
              </w:rPr>
            </w:pPr>
            <w:r>
              <w:rPr>
                <w:sz w:val="15"/>
                <w:szCs w:val="15"/>
              </w:rPr>
              <w:t>78</w:t>
            </w:r>
          </w:p>
        </w:tc>
        <w:tc>
          <w:tcPr>
            <w:tcW w:w="687" w:type="dxa"/>
            <w:tcBorders>
              <w:top w:val="nil"/>
              <w:bottom w:val="nil"/>
            </w:tcBorders>
          </w:tcPr>
          <w:p w14:paraId="6C9FE6F4" w14:textId="77777777" w:rsidR="0067239B" w:rsidRDefault="00367850">
            <w:pPr>
              <w:rPr>
                <w:sz w:val="15"/>
                <w:szCs w:val="15"/>
              </w:rPr>
            </w:pPr>
            <w:r>
              <w:rPr>
                <w:sz w:val="15"/>
                <w:szCs w:val="15"/>
              </w:rPr>
              <w:t>141</w:t>
            </w:r>
          </w:p>
        </w:tc>
        <w:tc>
          <w:tcPr>
            <w:tcW w:w="616" w:type="dxa"/>
            <w:tcBorders>
              <w:top w:val="nil"/>
              <w:bottom w:val="nil"/>
            </w:tcBorders>
          </w:tcPr>
          <w:p w14:paraId="4D6C0D4F" w14:textId="77777777" w:rsidR="0067239B" w:rsidRDefault="00367850">
            <w:pPr>
              <w:rPr>
                <w:sz w:val="15"/>
                <w:szCs w:val="15"/>
              </w:rPr>
            </w:pPr>
            <w:r>
              <w:rPr>
                <w:sz w:val="15"/>
                <w:szCs w:val="15"/>
              </w:rPr>
              <w:t>85</w:t>
            </w:r>
          </w:p>
        </w:tc>
      </w:tr>
      <w:tr w:rsidR="0067239B" w14:paraId="681CFA8F" w14:textId="77777777">
        <w:trPr>
          <w:gridAfter w:val="1"/>
          <w:wAfter w:w="8" w:type="dxa"/>
          <w:trHeight w:val="628"/>
        </w:trPr>
        <w:tc>
          <w:tcPr>
            <w:tcW w:w="1076" w:type="dxa"/>
            <w:tcBorders>
              <w:top w:val="nil"/>
              <w:bottom w:val="nil"/>
            </w:tcBorders>
          </w:tcPr>
          <w:p w14:paraId="614C51EC" w14:textId="77777777" w:rsidR="0067239B" w:rsidRDefault="00367850">
            <w:pPr>
              <w:rPr>
                <w:sz w:val="15"/>
                <w:szCs w:val="15"/>
              </w:rPr>
            </w:pPr>
            <w:proofErr w:type="spellStart"/>
            <w:r>
              <w:rPr>
                <w:sz w:val="15"/>
                <w:szCs w:val="15"/>
              </w:rPr>
              <w:t>Fogari</w:t>
            </w:r>
            <w:proofErr w:type="spellEnd"/>
            <w:r>
              <w:rPr>
                <w:sz w:val="15"/>
                <w:szCs w:val="15"/>
                <w:vertAlign w:val="superscript"/>
              </w:rPr>
              <w:t>[8]</w:t>
            </w:r>
          </w:p>
        </w:tc>
        <w:tc>
          <w:tcPr>
            <w:tcW w:w="790" w:type="dxa"/>
            <w:tcBorders>
              <w:top w:val="nil"/>
              <w:bottom w:val="nil"/>
            </w:tcBorders>
          </w:tcPr>
          <w:p w14:paraId="47EFB043" w14:textId="77777777" w:rsidR="0067239B" w:rsidRDefault="00367850">
            <w:pPr>
              <w:rPr>
                <w:sz w:val="15"/>
                <w:szCs w:val="15"/>
              </w:rPr>
            </w:pPr>
            <w:r>
              <w:rPr>
                <w:sz w:val="15"/>
                <w:szCs w:val="15"/>
              </w:rPr>
              <w:t>4</w:t>
            </w:r>
          </w:p>
        </w:tc>
        <w:tc>
          <w:tcPr>
            <w:tcW w:w="567" w:type="dxa"/>
            <w:tcBorders>
              <w:top w:val="nil"/>
              <w:bottom w:val="nil"/>
            </w:tcBorders>
          </w:tcPr>
          <w:p w14:paraId="5149D8E6" w14:textId="77777777" w:rsidR="0067239B" w:rsidRDefault="00367850">
            <w:pPr>
              <w:rPr>
                <w:sz w:val="15"/>
                <w:szCs w:val="15"/>
              </w:rPr>
            </w:pPr>
            <w:r>
              <w:rPr>
                <w:sz w:val="15"/>
                <w:szCs w:val="15"/>
              </w:rPr>
              <w:t>8.9</w:t>
            </w:r>
          </w:p>
        </w:tc>
        <w:tc>
          <w:tcPr>
            <w:tcW w:w="588" w:type="dxa"/>
            <w:tcBorders>
              <w:top w:val="nil"/>
              <w:bottom w:val="nil"/>
            </w:tcBorders>
          </w:tcPr>
          <w:p w14:paraId="1912D23D" w14:textId="77777777" w:rsidR="0067239B" w:rsidRDefault="00367850">
            <w:pPr>
              <w:rPr>
                <w:sz w:val="15"/>
                <w:szCs w:val="15"/>
              </w:rPr>
            </w:pPr>
            <w:r>
              <w:rPr>
                <w:sz w:val="15"/>
                <w:szCs w:val="15"/>
              </w:rPr>
              <w:t>4.6</w:t>
            </w:r>
          </w:p>
        </w:tc>
        <w:tc>
          <w:tcPr>
            <w:tcW w:w="686" w:type="dxa"/>
            <w:tcBorders>
              <w:top w:val="nil"/>
              <w:bottom w:val="nil"/>
            </w:tcBorders>
          </w:tcPr>
          <w:p w14:paraId="02182A1B" w14:textId="77777777" w:rsidR="0067239B" w:rsidRDefault="00367850">
            <w:pPr>
              <w:rPr>
                <w:sz w:val="15"/>
                <w:szCs w:val="15"/>
              </w:rPr>
            </w:pPr>
            <w:r>
              <w:rPr>
                <w:sz w:val="15"/>
                <w:szCs w:val="15"/>
              </w:rPr>
              <w:t>104</w:t>
            </w:r>
          </w:p>
        </w:tc>
        <w:tc>
          <w:tcPr>
            <w:tcW w:w="687" w:type="dxa"/>
            <w:tcBorders>
              <w:top w:val="nil"/>
              <w:bottom w:val="nil"/>
            </w:tcBorders>
          </w:tcPr>
          <w:p w14:paraId="74140D45" w14:textId="77777777" w:rsidR="0067239B" w:rsidRDefault="00367850">
            <w:pPr>
              <w:rPr>
                <w:sz w:val="15"/>
                <w:szCs w:val="15"/>
              </w:rPr>
            </w:pPr>
            <w:r>
              <w:rPr>
                <w:sz w:val="15"/>
                <w:szCs w:val="15"/>
              </w:rPr>
              <w:t>205</w:t>
            </w:r>
          </w:p>
        </w:tc>
        <w:tc>
          <w:tcPr>
            <w:tcW w:w="739" w:type="dxa"/>
            <w:tcBorders>
              <w:top w:val="nil"/>
              <w:bottom w:val="nil"/>
            </w:tcBorders>
          </w:tcPr>
          <w:p w14:paraId="404E0A80" w14:textId="77777777" w:rsidR="0067239B" w:rsidRDefault="00367850">
            <w:pPr>
              <w:rPr>
                <w:sz w:val="15"/>
                <w:szCs w:val="15"/>
              </w:rPr>
            </w:pPr>
            <w:r>
              <w:rPr>
                <w:sz w:val="15"/>
                <w:szCs w:val="15"/>
              </w:rPr>
              <w:t>309</w:t>
            </w:r>
          </w:p>
        </w:tc>
        <w:tc>
          <w:tcPr>
            <w:tcW w:w="641" w:type="dxa"/>
            <w:tcBorders>
              <w:top w:val="nil"/>
              <w:bottom w:val="nil"/>
            </w:tcBorders>
          </w:tcPr>
          <w:p w14:paraId="0CF5B9C7" w14:textId="77777777" w:rsidR="0067239B" w:rsidRDefault="00367850">
            <w:pPr>
              <w:rPr>
                <w:sz w:val="15"/>
                <w:szCs w:val="15"/>
              </w:rPr>
            </w:pPr>
            <w:r>
              <w:rPr>
                <w:sz w:val="15"/>
                <w:szCs w:val="15"/>
              </w:rPr>
              <w:t>160.3</w:t>
            </w:r>
          </w:p>
        </w:tc>
        <w:tc>
          <w:tcPr>
            <w:tcW w:w="713" w:type="dxa"/>
            <w:tcBorders>
              <w:top w:val="nil"/>
              <w:bottom w:val="nil"/>
            </w:tcBorders>
          </w:tcPr>
          <w:p w14:paraId="49E4C2A3" w14:textId="77777777" w:rsidR="0067239B" w:rsidRDefault="00367850">
            <w:pPr>
              <w:rPr>
                <w:sz w:val="15"/>
                <w:szCs w:val="15"/>
              </w:rPr>
            </w:pPr>
            <w:r>
              <w:rPr>
                <w:sz w:val="15"/>
                <w:szCs w:val="15"/>
              </w:rPr>
              <w:t>99.3</w:t>
            </w:r>
          </w:p>
        </w:tc>
        <w:tc>
          <w:tcPr>
            <w:tcW w:w="709" w:type="dxa"/>
            <w:tcBorders>
              <w:top w:val="nil"/>
              <w:bottom w:val="nil"/>
            </w:tcBorders>
          </w:tcPr>
          <w:p w14:paraId="680BBBA8" w14:textId="77777777" w:rsidR="0067239B" w:rsidRDefault="00367850">
            <w:pPr>
              <w:rPr>
                <w:sz w:val="15"/>
                <w:szCs w:val="15"/>
              </w:rPr>
            </w:pPr>
            <w:r>
              <w:rPr>
                <w:sz w:val="15"/>
                <w:szCs w:val="15"/>
              </w:rPr>
              <w:t>132.4</w:t>
            </w:r>
          </w:p>
        </w:tc>
        <w:tc>
          <w:tcPr>
            <w:tcW w:w="620" w:type="dxa"/>
            <w:tcBorders>
              <w:top w:val="nil"/>
              <w:bottom w:val="nil"/>
            </w:tcBorders>
          </w:tcPr>
          <w:p w14:paraId="252B1112" w14:textId="77777777" w:rsidR="0067239B" w:rsidRDefault="00367850">
            <w:pPr>
              <w:rPr>
                <w:sz w:val="15"/>
                <w:szCs w:val="15"/>
              </w:rPr>
            </w:pPr>
            <w:r>
              <w:rPr>
                <w:sz w:val="15"/>
                <w:szCs w:val="15"/>
              </w:rPr>
              <w:t>82.3</w:t>
            </w:r>
          </w:p>
        </w:tc>
        <w:tc>
          <w:tcPr>
            <w:tcW w:w="687" w:type="dxa"/>
            <w:tcBorders>
              <w:top w:val="nil"/>
              <w:bottom w:val="nil"/>
            </w:tcBorders>
          </w:tcPr>
          <w:p w14:paraId="003AAEBE" w14:textId="77777777" w:rsidR="0067239B" w:rsidRDefault="00367850">
            <w:pPr>
              <w:rPr>
                <w:sz w:val="15"/>
                <w:szCs w:val="15"/>
              </w:rPr>
            </w:pPr>
            <w:r>
              <w:rPr>
                <w:sz w:val="15"/>
                <w:szCs w:val="15"/>
              </w:rPr>
              <w:t>141.3</w:t>
            </w:r>
          </w:p>
        </w:tc>
        <w:tc>
          <w:tcPr>
            <w:tcW w:w="616" w:type="dxa"/>
            <w:tcBorders>
              <w:top w:val="nil"/>
              <w:bottom w:val="nil"/>
            </w:tcBorders>
          </w:tcPr>
          <w:p w14:paraId="664E6246" w14:textId="77777777" w:rsidR="0067239B" w:rsidRDefault="00367850">
            <w:pPr>
              <w:rPr>
                <w:sz w:val="15"/>
                <w:szCs w:val="15"/>
              </w:rPr>
            </w:pPr>
            <w:r>
              <w:rPr>
                <w:sz w:val="15"/>
                <w:szCs w:val="15"/>
              </w:rPr>
              <w:t>86.9</w:t>
            </w:r>
          </w:p>
        </w:tc>
      </w:tr>
      <w:tr w:rsidR="0067239B" w14:paraId="04739E08" w14:textId="77777777">
        <w:trPr>
          <w:gridAfter w:val="1"/>
          <w:wAfter w:w="8" w:type="dxa"/>
          <w:trHeight w:val="628"/>
        </w:trPr>
        <w:tc>
          <w:tcPr>
            <w:tcW w:w="1076" w:type="dxa"/>
            <w:tcBorders>
              <w:top w:val="nil"/>
              <w:bottom w:val="nil"/>
            </w:tcBorders>
          </w:tcPr>
          <w:p w14:paraId="3AC53417" w14:textId="77777777" w:rsidR="0067239B" w:rsidRDefault="00367850">
            <w:pPr>
              <w:rPr>
                <w:sz w:val="15"/>
                <w:szCs w:val="15"/>
              </w:rPr>
            </w:pPr>
            <w:r>
              <w:rPr>
                <w:sz w:val="15"/>
                <w:szCs w:val="15"/>
              </w:rPr>
              <w:t>REIN-2</w:t>
            </w:r>
            <w:r>
              <w:rPr>
                <w:sz w:val="15"/>
                <w:szCs w:val="15"/>
                <w:vertAlign w:val="superscript"/>
              </w:rPr>
              <w:t>[9]</w:t>
            </w:r>
          </w:p>
        </w:tc>
        <w:tc>
          <w:tcPr>
            <w:tcW w:w="790" w:type="dxa"/>
            <w:tcBorders>
              <w:top w:val="nil"/>
              <w:bottom w:val="nil"/>
            </w:tcBorders>
          </w:tcPr>
          <w:p w14:paraId="3A6C1EA9" w14:textId="77777777" w:rsidR="0067239B" w:rsidRDefault="00367850">
            <w:pPr>
              <w:rPr>
                <w:sz w:val="15"/>
                <w:szCs w:val="15"/>
              </w:rPr>
            </w:pPr>
            <w:r>
              <w:rPr>
                <w:sz w:val="15"/>
                <w:szCs w:val="15"/>
              </w:rPr>
              <w:t>1.6</w:t>
            </w:r>
          </w:p>
        </w:tc>
        <w:tc>
          <w:tcPr>
            <w:tcW w:w="567" w:type="dxa"/>
            <w:tcBorders>
              <w:top w:val="nil"/>
              <w:bottom w:val="nil"/>
            </w:tcBorders>
          </w:tcPr>
          <w:p w14:paraId="60E11E19" w14:textId="77777777" w:rsidR="0067239B" w:rsidRDefault="00367850">
            <w:pPr>
              <w:rPr>
                <w:sz w:val="15"/>
                <w:szCs w:val="15"/>
              </w:rPr>
            </w:pPr>
            <w:r>
              <w:rPr>
                <w:sz w:val="15"/>
                <w:szCs w:val="15"/>
              </w:rPr>
              <w:t>4.1</w:t>
            </w:r>
          </w:p>
        </w:tc>
        <w:tc>
          <w:tcPr>
            <w:tcW w:w="588" w:type="dxa"/>
            <w:tcBorders>
              <w:top w:val="nil"/>
              <w:bottom w:val="nil"/>
            </w:tcBorders>
          </w:tcPr>
          <w:p w14:paraId="374C83B8" w14:textId="77777777" w:rsidR="0067239B" w:rsidRDefault="00367850">
            <w:pPr>
              <w:rPr>
                <w:sz w:val="15"/>
                <w:szCs w:val="15"/>
              </w:rPr>
            </w:pPr>
            <w:r>
              <w:rPr>
                <w:sz w:val="15"/>
                <w:szCs w:val="15"/>
              </w:rPr>
              <w:t>2.8</w:t>
            </w:r>
          </w:p>
        </w:tc>
        <w:tc>
          <w:tcPr>
            <w:tcW w:w="686" w:type="dxa"/>
            <w:tcBorders>
              <w:top w:val="nil"/>
              <w:bottom w:val="nil"/>
            </w:tcBorders>
          </w:tcPr>
          <w:p w14:paraId="0D65ED22" w14:textId="77777777" w:rsidR="0067239B" w:rsidRDefault="00367850">
            <w:pPr>
              <w:rPr>
                <w:sz w:val="15"/>
                <w:szCs w:val="15"/>
              </w:rPr>
            </w:pPr>
            <w:r>
              <w:rPr>
                <w:sz w:val="15"/>
                <w:szCs w:val="15"/>
              </w:rPr>
              <w:t>168</w:t>
            </w:r>
          </w:p>
        </w:tc>
        <w:tc>
          <w:tcPr>
            <w:tcW w:w="687" w:type="dxa"/>
            <w:tcBorders>
              <w:top w:val="nil"/>
              <w:bottom w:val="nil"/>
            </w:tcBorders>
          </w:tcPr>
          <w:p w14:paraId="1A46E92D" w14:textId="77777777" w:rsidR="0067239B" w:rsidRDefault="00367850">
            <w:pPr>
              <w:rPr>
                <w:sz w:val="15"/>
                <w:szCs w:val="15"/>
              </w:rPr>
            </w:pPr>
            <w:r>
              <w:rPr>
                <w:sz w:val="15"/>
                <w:szCs w:val="15"/>
              </w:rPr>
              <w:t>167</w:t>
            </w:r>
          </w:p>
        </w:tc>
        <w:tc>
          <w:tcPr>
            <w:tcW w:w="739" w:type="dxa"/>
            <w:tcBorders>
              <w:top w:val="nil"/>
              <w:bottom w:val="nil"/>
            </w:tcBorders>
          </w:tcPr>
          <w:p w14:paraId="2D6C2330" w14:textId="77777777" w:rsidR="0067239B" w:rsidRDefault="00367850">
            <w:pPr>
              <w:rPr>
                <w:sz w:val="15"/>
                <w:szCs w:val="15"/>
              </w:rPr>
            </w:pPr>
            <w:r>
              <w:rPr>
                <w:sz w:val="15"/>
                <w:szCs w:val="15"/>
              </w:rPr>
              <w:t>335</w:t>
            </w:r>
          </w:p>
        </w:tc>
        <w:tc>
          <w:tcPr>
            <w:tcW w:w="641" w:type="dxa"/>
            <w:tcBorders>
              <w:top w:val="nil"/>
              <w:bottom w:val="nil"/>
            </w:tcBorders>
          </w:tcPr>
          <w:p w14:paraId="288EB8FD" w14:textId="77777777" w:rsidR="0067239B" w:rsidRDefault="00367850">
            <w:pPr>
              <w:rPr>
                <w:sz w:val="15"/>
                <w:szCs w:val="15"/>
              </w:rPr>
            </w:pPr>
            <w:r>
              <w:rPr>
                <w:sz w:val="15"/>
                <w:szCs w:val="15"/>
              </w:rPr>
              <w:t>136.7</w:t>
            </w:r>
          </w:p>
        </w:tc>
        <w:tc>
          <w:tcPr>
            <w:tcW w:w="713" w:type="dxa"/>
            <w:tcBorders>
              <w:top w:val="nil"/>
              <w:bottom w:val="nil"/>
            </w:tcBorders>
          </w:tcPr>
          <w:p w14:paraId="065B7F81" w14:textId="77777777" w:rsidR="0067239B" w:rsidRDefault="00367850">
            <w:pPr>
              <w:rPr>
                <w:sz w:val="15"/>
                <w:szCs w:val="15"/>
              </w:rPr>
            </w:pPr>
            <w:r>
              <w:rPr>
                <w:sz w:val="15"/>
                <w:szCs w:val="15"/>
              </w:rPr>
              <w:t>84.1</w:t>
            </w:r>
          </w:p>
        </w:tc>
        <w:tc>
          <w:tcPr>
            <w:tcW w:w="709" w:type="dxa"/>
            <w:tcBorders>
              <w:top w:val="nil"/>
              <w:bottom w:val="nil"/>
            </w:tcBorders>
          </w:tcPr>
          <w:p w14:paraId="7F37372D" w14:textId="77777777" w:rsidR="0067239B" w:rsidRDefault="00367850">
            <w:pPr>
              <w:rPr>
                <w:sz w:val="15"/>
                <w:szCs w:val="15"/>
              </w:rPr>
            </w:pPr>
            <w:r>
              <w:rPr>
                <w:sz w:val="15"/>
                <w:szCs w:val="15"/>
              </w:rPr>
              <w:t>129.6</w:t>
            </w:r>
          </w:p>
        </w:tc>
        <w:tc>
          <w:tcPr>
            <w:tcW w:w="620" w:type="dxa"/>
            <w:tcBorders>
              <w:top w:val="nil"/>
              <w:bottom w:val="nil"/>
            </w:tcBorders>
          </w:tcPr>
          <w:p w14:paraId="044CA5D9" w14:textId="77777777" w:rsidR="0067239B" w:rsidRDefault="00367850">
            <w:pPr>
              <w:rPr>
                <w:sz w:val="15"/>
                <w:szCs w:val="15"/>
              </w:rPr>
            </w:pPr>
            <w:r>
              <w:rPr>
                <w:sz w:val="15"/>
                <w:szCs w:val="15"/>
              </w:rPr>
              <w:t>79.5</w:t>
            </w:r>
          </w:p>
        </w:tc>
        <w:tc>
          <w:tcPr>
            <w:tcW w:w="687" w:type="dxa"/>
            <w:tcBorders>
              <w:top w:val="nil"/>
              <w:bottom w:val="nil"/>
            </w:tcBorders>
          </w:tcPr>
          <w:p w14:paraId="0B8329E9" w14:textId="77777777" w:rsidR="0067239B" w:rsidRDefault="00367850">
            <w:pPr>
              <w:rPr>
                <w:sz w:val="15"/>
                <w:szCs w:val="15"/>
              </w:rPr>
            </w:pPr>
            <w:r>
              <w:rPr>
                <w:sz w:val="15"/>
                <w:szCs w:val="15"/>
              </w:rPr>
              <w:t>133.7</w:t>
            </w:r>
          </w:p>
        </w:tc>
        <w:tc>
          <w:tcPr>
            <w:tcW w:w="616" w:type="dxa"/>
            <w:tcBorders>
              <w:top w:val="nil"/>
              <w:bottom w:val="nil"/>
            </w:tcBorders>
          </w:tcPr>
          <w:p w14:paraId="41EB8C56" w14:textId="77777777" w:rsidR="0067239B" w:rsidRDefault="00367850">
            <w:pPr>
              <w:rPr>
                <w:sz w:val="15"/>
                <w:szCs w:val="15"/>
              </w:rPr>
            </w:pPr>
            <w:r>
              <w:rPr>
                <w:sz w:val="15"/>
                <w:szCs w:val="15"/>
              </w:rPr>
              <w:t>82.3</w:t>
            </w:r>
          </w:p>
        </w:tc>
      </w:tr>
      <w:tr w:rsidR="0067239B" w14:paraId="4893883E" w14:textId="77777777">
        <w:trPr>
          <w:gridAfter w:val="1"/>
          <w:wAfter w:w="8" w:type="dxa"/>
          <w:trHeight w:val="628"/>
        </w:trPr>
        <w:tc>
          <w:tcPr>
            <w:tcW w:w="1076" w:type="dxa"/>
            <w:tcBorders>
              <w:top w:val="nil"/>
              <w:bottom w:val="nil"/>
            </w:tcBorders>
          </w:tcPr>
          <w:p w14:paraId="628243C3" w14:textId="77777777" w:rsidR="0067239B" w:rsidRDefault="00367850">
            <w:pPr>
              <w:rPr>
                <w:sz w:val="15"/>
                <w:szCs w:val="15"/>
              </w:rPr>
            </w:pPr>
            <w:r>
              <w:rPr>
                <w:sz w:val="15"/>
                <w:szCs w:val="15"/>
              </w:rPr>
              <w:t>JATOS</w:t>
            </w:r>
            <w:r>
              <w:rPr>
                <w:sz w:val="15"/>
                <w:szCs w:val="15"/>
                <w:vertAlign w:val="superscript"/>
              </w:rPr>
              <w:t>[10]</w:t>
            </w:r>
          </w:p>
        </w:tc>
        <w:tc>
          <w:tcPr>
            <w:tcW w:w="790" w:type="dxa"/>
            <w:tcBorders>
              <w:top w:val="nil"/>
              <w:bottom w:val="nil"/>
            </w:tcBorders>
          </w:tcPr>
          <w:p w14:paraId="3A6E8C26" w14:textId="77777777" w:rsidR="0067239B" w:rsidRDefault="00367850">
            <w:pPr>
              <w:rPr>
                <w:sz w:val="15"/>
                <w:szCs w:val="15"/>
              </w:rPr>
            </w:pPr>
            <w:r>
              <w:rPr>
                <w:sz w:val="15"/>
                <w:szCs w:val="15"/>
              </w:rPr>
              <w:t>2</w:t>
            </w:r>
          </w:p>
        </w:tc>
        <w:tc>
          <w:tcPr>
            <w:tcW w:w="567" w:type="dxa"/>
            <w:tcBorders>
              <w:top w:val="nil"/>
              <w:bottom w:val="nil"/>
            </w:tcBorders>
          </w:tcPr>
          <w:p w14:paraId="3E034E65" w14:textId="77777777" w:rsidR="0067239B" w:rsidRDefault="00367850">
            <w:pPr>
              <w:rPr>
                <w:sz w:val="15"/>
                <w:szCs w:val="15"/>
              </w:rPr>
            </w:pPr>
            <w:r>
              <w:rPr>
                <w:sz w:val="15"/>
                <w:szCs w:val="15"/>
              </w:rPr>
              <w:t>9.7</w:t>
            </w:r>
          </w:p>
        </w:tc>
        <w:tc>
          <w:tcPr>
            <w:tcW w:w="588" w:type="dxa"/>
            <w:tcBorders>
              <w:top w:val="nil"/>
              <w:bottom w:val="nil"/>
            </w:tcBorders>
          </w:tcPr>
          <w:p w14:paraId="1FE34233" w14:textId="77777777" w:rsidR="0067239B" w:rsidRDefault="00367850">
            <w:pPr>
              <w:rPr>
                <w:sz w:val="15"/>
                <w:szCs w:val="15"/>
              </w:rPr>
            </w:pPr>
            <w:r>
              <w:rPr>
                <w:sz w:val="15"/>
                <w:szCs w:val="15"/>
              </w:rPr>
              <w:t>3.3</w:t>
            </w:r>
          </w:p>
        </w:tc>
        <w:tc>
          <w:tcPr>
            <w:tcW w:w="686" w:type="dxa"/>
            <w:tcBorders>
              <w:top w:val="nil"/>
              <w:bottom w:val="nil"/>
            </w:tcBorders>
          </w:tcPr>
          <w:p w14:paraId="6C6F5945" w14:textId="77777777" w:rsidR="0067239B" w:rsidRDefault="00367850">
            <w:pPr>
              <w:rPr>
                <w:sz w:val="15"/>
                <w:szCs w:val="15"/>
              </w:rPr>
            </w:pPr>
            <w:r>
              <w:rPr>
                <w:sz w:val="15"/>
                <w:szCs w:val="15"/>
              </w:rPr>
              <w:t>2212</w:t>
            </w:r>
          </w:p>
        </w:tc>
        <w:tc>
          <w:tcPr>
            <w:tcW w:w="687" w:type="dxa"/>
            <w:tcBorders>
              <w:top w:val="nil"/>
              <w:bottom w:val="nil"/>
            </w:tcBorders>
          </w:tcPr>
          <w:p w14:paraId="06C0957F" w14:textId="77777777" w:rsidR="0067239B" w:rsidRDefault="00367850">
            <w:pPr>
              <w:rPr>
                <w:sz w:val="15"/>
                <w:szCs w:val="15"/>
              </w:rPr>
            </w:pPr>
            <w:r>
              <w:rPr>
                <w:sz w:val="15"/>
                <w:szCs w:val="15"/>
              </w:rPr>
              <w:t>2206</w:t>
            </w:r>
          </w:p>
        </w:tc>
        <w:tc>
          <w:tcPr>
            <w:tcW w:w="739" w:type="dxa"/>
            <w:tcBorders>
              <w:top w:val="nil"/>
              <w:bottom w:val="nil"/>
            </w:tcBorders>
          </w:tcPr>
          <w:p w14:paraId="2533CC21" w14:textId="77777777" w:rsidR="0067239B" w:rsidRDefault="00367850">
            <w:pPr>
              <w:rPr>
                <w:sz w:val="15"/>
                <w:szCs w:val="15"/>
              </w:rPr>
            </w:pPr>
            <w:r>
              <w:rPr>
                <w:sz w:val="15"/>
                <w:szCs w:val="15"/>
              </w:rPr>
              <w:t>4418</w:t>
            </w:r>
          </w:p>
        </w:tc>
        <w:tc>
          <w:tcPr>
            <w:tcW w:w="641" w:type="dxa"/>
            <w:tcBorders>
              <w:top w:val="nil"/>
              <w:bottom w:val="nil"/>
            </w:tcBorders>
          </w:tcPr>
          <w:p w14:paraId="4F2AE128" w14:textId="77777777" w:rsidR="0067239B" w:rsidRDefault="00367850">
            <w:pPr>
              <w:rPr>
                <w:sz w:val="15"/>
                <w:szCs w:val="15"/>
              </w:rPr>
            </w:pPr>
            <w:r>
              <w:rPr>
                <w:sz w:val="15"/>
                <w:szCs w:val="15"/>
              </w:rPr>
              <w:t>171.6</w:t>
            </w:r>
          </w:p>
        </w:tc>
        <w:tc>
          <w:tcPr>
            <w:tcW w:w="713" w:type="dxa"/>
            <w:tcBorders>
              <w:top w:val="nil"/>
              <w:bottom w:val="nil"/>
            </w:tcBorders>
          </w:tcPr>
          <w:p w14:paraId="3B0CAD33" w14:textId="77777777" w:rsidR="0067239B" w:rsidRDefault="00367850">
            <w:pPr>
              <w:rPr>
                <w:sz w:val="15"/>
                <w:szCs w:val="15"/>
              </w:rPr>
            </w:pPr>
            <w:r>
              <w:rPr>
                <w:sz w:val="15"/>
                <w:szCs w:val="15"/>
              </w:rPr>
              <w:t>89.1</w:t>
            </w:r>
          </w:p>
        </w:tc>
        <w:tc>
          <w:tcPr>
            <w:tcW w:w="709" w:type="dxa"/>
            <w:tcBorders>
              <w:top w:val="nil"/>
              <w:bottom w:val="nil"/>
            </w:tcBorders>
          </w:tcPr>
          <w:p w14:paraId="705D460E" w14:textId="77777777" w:rsidR="0067239B" w:rsidRDefault="00367850">
            <w:pPr>
              <w:rPr>
                <w:sz w:val="15"/>
                <w:szCs w:val="15"/>
              </w:rPr>
            </w:pPr>
            <w:r>
              <w:rPr>
                <w:sz w:val="15"/>
                <w:szCs w:val="15"/>
              </w:rPr>
              <w:t>135.9</w:t>
            </w:r>
          </w:p>
        </w:tc>
        <w:tc>
          <w:tcPr>
            <w:tcW w:w="620" w:type="dxa"/>
            <w:tcBorders>
              <w:top w:val="nil"/>
              <w:bottom w:val="nil"/>
            </w:tcBorders>
          </w:tcPr>
          <w:p w14:paraId="455580B2" w14:textId="77777777" w:rsidR="0067239B" w:rsidRDefault="00367850">
            <w:pPr>
              <w:rPr>
                <w:sz w:val="15"/>
                <w:szCs w:val="15"/>
              </w:rPr>
            </w:pPr>
            <w:r>
              <w:rPr>
                <w:sz w:val="15"/>
                <w:szCs w:val="15"/>
              </w:rPr>
              <w:t>74.8</w:t>
            </w:r>
          </w:p>
        </w:tc>
        <w:tc>
          <w:tcPr>
            <w:tcW w:w="687" w:type="dxa"/>
            <w:tcBorders>
              <w:top w:val="nil"/>
              <w:bottom w:val="nil"/>
            </w:tcBorders>
          </w:tcPr>
          <w:p w14:paraId="7C36FF02" w14:textId="77777777" w:rsidR="0067239B" w:rsidRDefault="00367850">
            <w:pPr>
              <w:rPr>
                <w:sz w:val="15"/>
                <w:szCs w:val="15"/>
              </w:rPr>
            </w:pPr>
            <w:r>
              <w:rPr>
                <w:sz w:val="15"/>
                <w:szCs w:val="15"/>
              </w:rPr>
              <w:t>145.6</w:t>
            </w:r>
          </w:p>
        </w:tc>
        <w:tc>
          <w:tcPr>
            <w:tcW w:w="616" w:type="dxa"/>
            <w:tcBorders>
              <w:top w:val="nil"/>
              <w:bottom w:val="nil"/>
            </w:tcBorders>
          </w:tcPr>
          <w:p w14:paraId="64E1E177" w14:textId="77777777" w:rsidR="0067239B" w:rsidRDefault="00367850">
            <w:pPr>
              <w:rPr>
                <w:sz w:val="15"/>
                <w:szCs w:val="15"/>
              </w:rPr>
            </w:pPr>
            <w:r>
              <w:rPr>
                <w:sz w:val="15"/>
                <w:szCs w:val="15"/>
              </w:rPr>
              <w:t>78.1</w:t>
            </w:r>
          </w:p>
        </w:tc>
      </w:tr>
      <w:tr w:rsidR="0067239B" w14:paraId="3725CDC0" w14:textId="77777777">
        <w:trPr>
          <w:gridAfter w:val="1"/>
          <w:wAfter w:w="8" w:type="dxa"/>
          <w:trHeight w:val="628"/>
        </w:trPr>
        <w:tc>
          <w:tcPr>
            <w:tcW w:w="1076" w:type="dxa"/>
            <w:tcBorders>
              <w:top w:val="nil"/>
              <w:bottom w:val="nil"/>
            </w:tcBorders>
          </w:tcPr>
          <w:p w14:paraId="5EDE8F95" w14:textId="77777777" w:rsidR="0067239B" w:rsidRDefault="00367850">
            <w:pPr>
              <w:rPr>
                <w:sz w:val="15"/>
                <w:szCs w:val="15"/>
              </w:rPr>
            </w:pPr>
            <w:r>
              <w:rPr>
                <w:sz w:val="15"/>
                <w:szCs w:val="15"/>
              </w:rPr>
              <w:t>SANDS</w:t>
            </w:r>
            <w:r>
              <w:rPr>
                <w:sz w:val="15"/>
                <w:szCs w:val="15"/>
                <w:vertAlign w:val="superscript"/>
              </w:rPr>
              <w:t>[11]</w:t>
            </w:r>
          </w:p>
        </w:tc>
        <w:tc>
          <w:tcPr>
            <w:tcW w:w="790" w:type="dxa"/>
            <w:tcBorders>
              <w:top w:val="nil"/>
              <w:bottom w:val="nil"/>
            </w:tcBorders>
          </w:tcPr>
          <w:p w14:paraId="1B3737E6" w14:textId="77777777" w:rsidR="0067239B" w:rsidRDefault="00367850">
            <w:pPr>
              <w:rPr>
                <w:sz w:val="15"/>
                <w:szCs w:val="15"/>
              </w:rPr>
            </w:pPr>
            <w:r>
              <w:rPr>
                <w:sz w:val="15"/>
                <w:szCs w:val="15"/>
              </w:rPr>
              <w:t>3</w:t>
            </w:r>
          </w:p>
        </w:tc>
        <w:tc>
          <w:tcPr>
            <w:tcW w:w="567" w:type="dxa"/>
            <w:tcBorders>
              <w:top w:val="nil"/>
              <w:bottom w:val="nil"/>
            </w:tcBorders>
          </w:tcPr>
          <w:p w14:paraId="30683431" w14:textId="77777777" w:rsidR="0067239B" w:rsidRDefault="00367850">
            <w:pPr>
              <w:rPr>
                <w:sz w:val="15"/>
                <w:szCs w:val="15"/>
              </w:rPr>
            </w:pPr>
            <w:r>
              <w:rPr>
                <w:sz w:val="15"/>
                <w:szCs w:val="15"/>
              </w:rPr>
              <w:t>12</w:t>
            </w:r>
          </w:p>
        </w:tc>
        <w:tc>
          <w:tcPr>
            <w:tcW w:w="588" w:type="dxa"/>
            <w:tcBorders>
              <w:top w:val="nil"/>
              <w:bottom w:val="nil"/>
            </w:tcBorders>
          </w:tcPr>
          <w:p w14:paraId="28A71A23" w14:textId="77777777" w:rsidR="0067239B" w:rsidRDefault="00367850">
            <w:pPr>
              <w:rPr>
                <w:sz w:val="15"/>
                <w:szCs w:val="15"/>
              </w:rPr>
            </w:pPr>
            <w:r>
              <w:rPr>
                <w:sz w:val="15"/>
                <w:szCs w:val="15"/>
              </w:rPr>
              <w:t>6</w:t>
            </w:r>
          </w:p>
        </w:tc>
        <w:tc>
          <w:tcPr>
            <w:tcW w:w="686" w:type="dxa"/>
            <w:tcBorders>
              <w:top w:val="nil"/>
              <w:bottom w:val="nil"/>
            </w:tcBorders>
          </w:tcPr>
          <w:p w14:paraId="2DA27E7E" w14:textId="77777777" w:rsidR="0067239B" w:rsidRDefault="00367850">
            <w:pPr>
              <w:rPr>
                <w:sz w:val="15"/>
                <w:szCs w:val="15"/>
              </w:rPr>
            </w:pPr>
            <w:r>
              <w:rPr>
                <w:sz w:val="15"/>
                <w:szCs w:val="15"/>
              </w:rPr>
              <w:t>252</w:t>
            </w:r>
          </w:p>
        </w:tc>
        <w:tc>
          <w:tcPr>
            <w:tcW w:w="687" w:type="dxa"/>
            <w:tcBorders>
              <w:top w:val="nil"/>
              <w:bottom w:val="nil"/>
            </w:tcBorders>
          </w:tcPr>
          <w:p w14:paraId="4DDB7014" w14:textId="77777777" w:rsidR="0067239B" w:rsidRDefault="00367850">
            <w:pPr>
              <w:rPr>
                <w:sz w:val="15"/>
                <w:szCs w:val="15"/>
              </w:rPr>
            </w:pPr>
            <w:r>
              <w:rPr>
                <w:sz w:val="15"/>
                <w:szCs w:val="15"/>
              </w:rPr>
              <w:t>247</w:t>
            </w:r>
          </w:p>
        </w:tc>
        <w:tc>
          <w:tcPr>
            <w:tcW w:w="739" w:type="dxa"/>
            <w:tcBorders>
              <w:top w:val="nil"/>
              <w:bottom w:val="nil"/>
            </w:tcBorders>
          </w:tcPr>
          <w:p w14:paraId="766793F7" w14:textId="77777777" w:rsidR="0067239B" w:rsidRDefault="00367850">
            <w:pPr>
              <w:rPr>
                <w:sz w:val="15"/>
                <w:szCs w:val="15"/>
              </w:rPr>
            </w:pPr>
            <w:r>
              <w:rPr>
                <w:sz w:val="15"/>
                <w:szCs w:val="15"/>
              </w:rPr>
              <w:t>499</w:t>
            </w:r>
          </w:p>
        </w:tc>
        <w:tc>
          <w:tcPr>
            <w:tcW w:w="641" w:type="dxa"/>
            <w:tcBorders>
              <w:top w:val="nil"/>
              <w:bottom w:val="nil"/>
            </w:tcBorders>
          </w:tcPr>
          <w:p w14:paraId="7EA46FBA" w14:textId="77777777" w:rsidR="0067239B" w:rsidRDefault="00367850">
            <w:pPr>
              <w:rPr>
                <w:sz w:val="15"/>
                <w:szCs w:val="15"/>
              </w:rPr>
            </w:pPr>
            <w:r>
              <w:rPr>
                <w:sz w:val="15"/>
                <w:szCs w:val="15"/>
              </w:rPr>
              <w:t>130.5</w:t>
            </w:r>
          </w:p>
        </w:tc>
        <w:tc>
          <w:tcPr>
            <w:tcW w:w="713" w:type="dxa"/>
            <w:tcBorders>
              <w:top w:val="nil"/>
              <w:bottom w:val="nil"/>
            </w:tcBorders>
          </w:tcPr>
          <w:p w14:paraId="055F1C4C" w14:textId="77777777" w:rsidR="0067239B" w:rsidRDefault="00367850">
            <w:pPr>
              <w:rPr>
                <w:sz w:val="15"/>
                <w:szCs w:val="15"/>
              </w:rPr>
            </w:pPr>
            <w:r>
              <w:rPr>
                <w:sz w:val="15"/>
                <w:szCs w:val="15"/>
              </w:rPr>
              <w:t>75</w:t>
            </w:r>
          </w:p>
        </w:tc>
        <w:tc>
          <w:tcPr>
            <w:tcW w:w="709" w:type="dxa"/>
            <w:tcBorders>
              <w:top w:val="nil"/>
              <w:bottom w:val="nil"/>
            </w:tcBorders>
          </w:tcPr>
          <w:p w14:paraId="2CCD4E7A" w14:textId="77777777" w:rsidR="0067239B" w:rsidRDefault="00367850">
            <w:pPr>
              <w:rPr>
                <w:sz w:val="15"/>
                <w:szCs w:val="15"/>
              </w:rPr>
            </w:pPr>
            <w:r>
              <w:rPr>
                <w:sz w:val="15"/>
                <w:szCs w:val="15"/>
              </w:rPr>
              <w:t>117</w:t>
            </w:r>
          </w:p>
        </w:tc>
        <w:tc>
          <w:tcPr>
            <w:tcW w:w="620" w:type="dxa"/>
            <w:tcBorders>
              <w:top w:val="nil"/>
              <w:bottom w:val="nil"/>
            </w:tcBorders>
          </w:tcPr>
          <w:p w14:paraId="5B486101" w14:textId="77777777" w:rsidR="0067239B" w:rsidRDefault="00367850">
            <w:pPr>
              <w:rPr>
                <w:sz w:val="15"/>
                <w:szCs w:val="15"/>
              </w:rPr>
            </w:pPr>
            <w:r>
              <w:rPr>
                <w:sz w:val="15"/>
                <w:szCs w:val="15"/>
              </w:rPr>
              <w:t>67</w:t>
            </w:r>
          </w:p>
        </w:tc>
        <w:tc>
          <w:tcPr>
            <w:tcW w:w="687" w:type="dxa"/>
            <w:tcBorders>
              <w:top w:val="nil"/>
              <w:bottom w:val="nil"/>
            </w:tcBorders>
          </w:tcPr>
          <w:p w14:paraId="02BE5688" w14:textId="77777777" w:rsidR="0067239B" w:rsidRDefault="00367850">
            <w:pPr>
              <w:rPr>
                <w:sz w:val="15"/>
                <w:szCs w:val="15"/>
              </w:rPr>
            </w:pPr>
            <w:r>
              <w:rPr>
                <w:sz w:val="15"/>
                <w:szCs w:val="15"/>
              </w:rPr>
              <w:t>129</w:t>
            </w:r>
          </w:p>
        </w:tc>
        <w:tc>
          <w:tcPr>
            <w:tcW w:w="616" w:type="dxa"/>
            <w:tcBorders>
              <w:top w:val="nil"/>
              <w:bottom w:val="nil"/>
            </w:tcBorders>
          </w:tcPr>
          <w:p w14:paraId="5B0A59D9" w14:textId="77777777" w:rsidR="0067239B" w:rsidRDefault="00367850">
            <w:pPr>
              <w:rPr>
                <w:sz w:val="15"/>
                <w:szCs w:val="15"/>
              </w:rPr>
            </w:pPr>
            <w:r>
              <w:rPr>
                <w:sz w:val="15"/>
                <w:szCs w:val="15"/>
              </w:rPr>
              <w:t>73</w:t>
            </w:r>
          </w:p>
        </w:tc>
      </w:tr>
      <w:tr w:rsidR="0067239B" w14:paraId="63306171" w14:textId="77777777">
        <w:trPr>
          <w:gridAfter w:val="1"/>
          <w:wAfter w:w="8" w:type="dxa"/>
          <w:trHeight w:val="628"/>
        </w:trPr>
        <w:tc>
          <w:tcPr>
            <w:tcW w:w="1076" w:type="dxa"/>
            <w:tcBorders>
              <w:top w:val="nil"/>
              <w:bottom w:val="nil"/>
            </w:tcBorders>
          </w:tcPr>
          <w:p w14:paraId="40530927" w14:textId="77777777" w:rsidR="0067239B" w:rsidRDefault="00367850">
            <w:pPr>
              <w:rPr>
                <w:sz w:val="15"/>
                <w:szCs w:val="15"/>
              </w:rPr>
            </w:pPr>
            <w:r>
              <w:rPr>
                <w:sz w:val="15"/>
                <w:szCs w:val="15"/>
              </w:rPr>
              <w:t>Cardio-Sis</w:t>
            </w:r>
            <w:r>
              <w:rPr>
                <w:sz w:val="15"/>
                <w:szCs w:val="15"/>
                <w:vertAlign w:val="superscript"/>
              </w:rPr>
              <w:t>[12]</w:t>
            </w:r>
          </w:p>
        </w:tc>
        <w:tc>
          <w:tcPr>
            <w:tcW w:w="790" w:type="dxa"/>
            <w:tcBorders>
              <w:top w:val="nil"/>
              <w:bottom w:val="nil"/>
            </w:tcBorders>
          </w:tcPr>
          <w:p w14:paraId="4C93052B" w14:textId="77777777" w:rsidR="0067239B" w:rsidRDefault="00367850">
            <w:pPr>
              <w:rPr>
                <w:sz w:val="15"/>
                <w:szCs w:val="15"/>
              </w:rPr>
            </w:pPr>
            <w:r>
              <w:rPr>
                <w:sz w:val="15"/>
                <w:szCs w:val="15"/>
              </w:rPr>
              <w:t>2</w:t>
            </w:r>
          </w:p>
        </w:tc>
        <w:tc>
          <w:tcPr>
            <w:tcW w:w="567" w:type="dxa"/>
            <w:tcBorders>
              <w:top w:val="nil"/>
              <w:bottom w:val="nil"/>
            </w:tcBorders>
          </w:tcPr>
          <w:p w14:paraId="3F3A20F5" w14:textId="77777777" w:rsidR="0067239B" w:rsidRDefault="00367850">
            <w:pPr>
              <w:rPr>
                <w:sz w:val="15"/>
                <w:szCs w:val="15"/>
              </w:rPr>
            </w:pPr>
            <w:r>
              <w:rPr>
                <w:sz w:val="15"/>
                <w:szCs w:val="15"/>
              </w:rPr>
              <w:t>3.8</w:t>
            </w:r>
          </w:p>
        </w:tc>
        <w:tc>
          <w:tcPr>
            <w:tcW w:w="588" w:type="dxa"/>
            <w:tcBorders>
              <w:top w:val="nil"/>
              <w:bottom w:val="nil"/>
            </w:tcBorders>
          </w:tcPr>
          <w:p w14:paraId="340F24C8" w14:textId="77777777" w:rsidR="0067239B" w:rsidRDefault="00367850">
            <w:pPr>
              <w:rPr>
                <w:sz w:val="15"/>
                <w:szCs w:val="15"/>
              </w:rPr>
            </w:pPr>
            <w:r>
              <w:rPr>
                <w:sz w:val="15"/>
                <w:szCs w:val="15"/>
              </w:rPr>
              <w:t>1.5</w:t>
            </w:r>
          </w:p>
        </w:tc>
        <w:tc>
          <w:tcPr>
            <w:tcW w:w="686" w:type="dxa"/>
            <w:tcBorders>
              <w:top w:val="nil"/>
              <w:bottom w:val="nil"/>
            </w:tcBorders>
          </w:tcPr>
          <w:p w14:paraId="4402D4F6" w14:textId="77777777" w:rsidR="0067239B" w:rsidRDefault="00367850">
            <w:pPr>
              <w:rPr>
                <w:sz w:val="15"/>
                <w:szCs w:val="15"/>
              </w:rPr>
            </w:pPr>
            <w:r>
              <w:rPr>
                <w:sz w:val="15"/>
                <w:szCs w:val="15"/>
              </w:rPr>
              <w:t>558</w:t>
            </w:r>
          </w:p>
        </w:tc>
        <w:tc>
          <w:tcPr>
            <w:tcW w:w="687" w:type="dxa"/>
            <w:tcBorders>
              <w:top w:val="nil"/>
              <w:bottom w:val="nil"/>
            </w:tcBorders>
          </w:tcPr>
          <w:p w14:paraId="3BB0C612" w14:textId="77777777" w:rsidR="0067239B" w:rsidRDefault="00367850">
            <w:pPr>
              <w:rPr>
                <w:sz w:val="15"/>
                <w:szCs w:val="15"/>
              </w:rPr>
            </w:pPr>
            <w:r>
              <w:rPr>
                <w:sz w:val="15"/>
                <w:szCs w:val="15"/>
              </w:rPr>
              <w:t>553</w:t>
            </w:r>
          </w:p>
        </w:tc>
        <w:tc>
          <w:tcPr>
            <w:tcW w:w="739" w:type="dxa"/>
            <w:tcBorders>
              <w:top w:val="nil"/>
              <w:bottom w:val="nil"/>
            </w:tcBorders>
          </w:tcPr>
          <w:p w14:paraId="07AB7F2D" w14:textId="77777777" w:rsidR="0067239B" w:rsidRDefault="00367850">
            <w:pPr>
              <w:rPr>
                <w:sz w:val="15"/>
                <w:szCs w:val="15"/>
              </w:rPr>
            </w:pPr>
            <w:r>
              <w:rPr>
                <w:sz w:val="15"/>
                <w:szCs w:val="15"/>
              </w:rPr>
              <w:t>1111</w:t>
            </w:r>
          </w:p>
        </w:tc>
        <w:tc>
          <w:tcPr>
            <w:tcW w:w="641" w:type="dxa"/>
            <w:tcBorders>
              <w:top w:val="nil"/>
              <w:bottom w:val="nil"/>
            </w:tcBorders>
          </w:tcPr>
          <w:p w14:paraId="593AA4A2" w14:textId="77777777" w:rsidR="0067239B" w:rsidRDefault="00367850">
            <w:pPr>
              <w:rPr>
                <w:sz w:val="15"/>
                <w:szCs w:val="15"/>
              </w:rPr>
            </w:pPr>
            <w:r>
              <w:rPr>
                <w:sz w:val="15"/>
                <w:szCs w:val="15"/>
              </w:rPr>
              <w:t>163.3</w:t>
            </w:r>
          </w:p>
        </w:tc>
        <w:tc>
          <w:tcPr>
            <w:tcW w:w="713" w:type="dxa"/>
            <w:tcBorders>
              <w:top w:val="nil"/>
              <w:bottom w:val="nil"/>
            </w:tcBorders>
          </w:tcPr>
          <w:p w14:paraId="39CAB90A" w14:textId="77777777" w:rsidR="0067239B" w:rsidRDefault="00367850">
            <w:pPr>
              <w:rPr>
                <w:sz w:val="15"/>
                <w:szCs w:val="15"/>
              </w:rPr>
            </w:pPr>
            <w:r>
              <w:rPr>
                <w:sz w:val="15"/>
                <w:szCs w:val="15"/>
              </w:rPr>
              <w:t>89.6</w:t>
            </w:r>
          </w:p>
        </w:tc>
        <w:tc>
          <w:tcPr>
            <w:tcW w:w="709" w:type="dxa"/>
            <w:tcBorders>
              <w:top w:val="nil"/>
              <w:bottom w:val="nil"/>
            </w:tcBorders>
          </w:tcPr>
          <w:p w14:paraId="31297479" w14:textId="77777777" w:rsidR="0067239B" w:rsidRDefault="00367850">
            <w:pPr>
              <w:rPr>
                <w:sz w:val="15"/>
                <w:szCs w:val="15"/>
              </w:rPr>
            </w:pPr>
            <w:r>
              <w:rPr>
                <w:sz w:val="15"/>
                <w:szCs w:val="15"/>
              </w:rPr>
              <w:t>136</w:t>
            </w:r>
          </w:p>
        </w:tc>
        <w:tc>
          <w:tcPr>
            <w:tcW w:w="620" w:type="dxa"/>
            <w:tcBorders>
              <w:top w:val="nil"/>
              <w:bottom w:val="nil"/>
            </w:tcBorders>
          </w:tcPr>
          <w:p w14:paraId="1E661682" w14:textId="77777777" w:rsidR="0067239B" w:rsidRDefault="00367850">
            <w:pPr>
              <w:rPr>
                <w:sz w:val="15"/>
                <w:szCs w:val="15"/>
              </w:rPr>
            </w:pPr>
            <w:r>
              <w:rPr>
                <w:sz w:val="15"/>
                <w:szCs w:val="15"/>
              </w:rPr>
              <w:t>79.2</w:t>
            </w:r>
          </w:p>
        </w:tc>
        <w:tc>
          <w:tcPr>
            <w:tcW w:w="687" w:type="dxa"/>
            <w:tcBorders>
              <w:top w:val="nil"/>
              <w:bottom w:val="nil"/>
            </w:tcBorders>
          </w:tcPr>
          <w:p w14:paraId="4D7A36D1" w14:textId="77777777" w:rsidR="0067239B" w:rsidRDefault="00367850">
            <w:pPr>
              <w:rPr>
                <w:sz w:val="15"/>
                <w:szCs w:val="15"/>
              </w:rPr>
            </w:pPr>
            <w:r>
              <w:rPr>
                <w:sz w:val="15"/>
                <w:szCs w:val="15"/>
              </w:rPr>
              <w:t>140</w:t>
            </w:r>
          </w:p>
        </w:tc>
        <w:tc>
          <w:tcPr>
            <w:tcW w:w="616" w:type="dxa"/>
            <w:tcBorders>
              <w:top w:val="nil"/>
              <w:bottom w:val="nil"/>
            </w:tcBorders>
          </w:tcPr>
          <w:p w14:paraId="6495D59A" w14:textId="77777777" w:rsidR="0067239B" w:rsidRDefault="00367850">
            <w:pPr>
              <w:rPr>
                <w:sz w:val="15"/>
                <w:szCs w:val="15"/>
              </w:rPr>
            </w:pPr>
            <w:r>
              <w:rPr>
                <w:sz w:val="15"/>
                <w:szCs w:val="15"/>
              </w:rPr>
              <w:t>80.8</w:t>
            </w:r>
          </w:p>
        </w:tc>
      </w:tr>
      <w:tr w:rsidR="0067239B" w14:paraId="4488B479" w14:textId="77777777">
        <w:trPr>
          <w:gridAfter w:val="1"/>
          <w:wAfter w:w="8" w:type="dxa"/>
          <w:trHeight w:val="628"/>
        </w:trPr>
        <w:tc>
          <w:tcPr>
            <w:tcW w:w="1076" w:type="dxa"/>
            <w:tcBorders>
              <w:top w:val="nil"/>
              <w:bottom w:val="nil"/>
            </w:tcBorders>
          </w:tcPr>
          <w:p w14:paraId="5217067D" w14:textId="77777777" w:rsidR="0067239B" w:rsidRDefault="00367850">
            <w:pPr>
              <w:rPr>
                <w:sz w:val="15"/>
                <w:szCs w:val="15"/>
              </w:rPr>
            </w:pPr>
            <w:r>
              <w:rPr>
                <w:sz w:val="15"/>
                <w:szCs w:val="15"/>
              </w:rPr>
              <w:t>ACCORD</w:t>
            </w:r>
            <w:r>
              <w:rPr>
                <w:sz w:val="15"/>
                <w:szCs w:val="15"/>
                <w:vertAlign w:val="superscript"/>
              </w:rPr>
              <w:t>[13]</w:t>
            </w:r>
          </w:p>
        </w:tc>
        <w:tc>
          <w:tcPr>
            <w:tcW w:w="790" w:type="dxa"/>
            <w:tcBorders>
              <w:top w:val="nil"/>
              <w:bottom w:val="nil"/>
            </w:tcBorders>
          </w:tcPr>
          <w:p w14:paraId="5860CC77" w14:textId="77777777" w:rsidR="0067239B" w:rsidRDefault="00367850">
            <w:pPr>
              <w:rPr>
                <w:sz w:val="15"/>
                <w:szCs w:val="15"/>
              </w:rPr>
            </w:pPr>
            <w:r>
              <w:rPr>
                <w:sz w:val="15"/>
                <w:szCs w:val="15"/>
              </w:rPr>
              <w:t>4.7</w:t>
            </w:r>
          </w:p>
        </w:tc>
        <w:tc>
          <w:tcPr>
            <w:tcW w:w="567" w:type="dxa"/>
            <w:tcBorders>
              <w:top w:val="nil"/>
              <w:bottom w:val="nil"/>
            </w:tcBorders>
          </w:tcPr>
          <w:p w14:paraId="1490D005" w14:textId="77777777" w:rsidR="0067239B" w:rsidRDefault="00367850">
            <w:pPr>
              <w:rPr>
                <w:sz w:val="15"/>
                <w:szCs w:val="15"/>
              </w:rPr>
            </w:pPr>
            <w:r>
              <w:rPr>
                <w:sz w:val="15"/>
                <w:szCs w:val="15"/>
              </w:rPr>
              <w:t>14.2</w:t>
            </w:r>
          </w:p>
        </w:tc>
        <w:tc>
          <w:tcPr>
            <w:tcW w:w="588" w:type="dxa"/>
            <w:tcBorders>
              <w:top w:val="nil"/>
              <w:bottom w:val="nil"/>
            </w:tcBorders>
          </w:tcPr>
          <w:p w14:paraId="1288FAAE" w14:textId="77777777" w:rsidR="0067239B" w:rsidRDefault="00367850">
            <w:pPr>
              <w:rPr>
                <w:sz w:val="15"/>
                <w:szCs w:val="15"/>
              </w:rPr>
            </w:pPr>
            <w:r>
              <w:rPr>
                <w:sz w:val="15"/>
                <w:szCs w:val="15"/>
              </w:rPr>
              <w:t>6.4</w:t>
            </w:r>
          </w:p>
        </w:tc>
        <w:tc>
          <w:tcPr>
            <w:tcW w:w="686" w:type="dxa"/>
            <w:tcBorders>
              <w:top w:val="nil"/>
              <w:bottom w:val="nil"/>
            </w:tcBorders>
          </w:tcPr>
          <w:p w14:paraId="2C0594CB" w14:textId="77777777" w:rsidR="0067239B" w:rsidRDefault="00367850">
            <w:pPr>
              <w:rPr>
                <w:sz w:val="15"/>
                <w:szCs w:val="15"/>
              </w:rPr>
            </w:pPr>
            <w:r>
              <w:rPr>
                <w:sz w:val="15"/>
                <w:szCs w:val="15"/>
              </w:rPr>
              <w:t>2362</w:t>
            </w:r>
          </w:p>
        </w:tc>
        <w:tc>
          <w:tcPr>
            <w:tcW w:w="687" w:type="dxa"/>
            <w:tcBorders>
              <w:top w:val="nil"/>
              <w:bottom w:val="nil"/>
            </w:tcBorders>
          </w:tcPr>
          <w:p w14:paraId="6D29F055" w14:textId="77777777" w:rsidR="0067239B" w:rsidRDefault="00367850">
            <w:pPr>
              <w:rPr>
                <w:sz w:val="15"/>
                <w:szCs w:val="15"/>
              </w:rPr>
            </w:pPr>
            <w:r>
              <w:rPr>
                <w:sz w:val="15"/>
                <w:szCs w:val="15"/>
              </w:rPr>
              <w:t>2371</w:t>
            </w:r>
          </w:p>
        </w:tc>
        <w:tc>
          <w:tcPr>
            <w:tcW w:w="739" w:type="dxa"/>
            <w:tcBorders>
              <w:top w:val="nil"/>
              <w:bottom w:val="nil"/>
            </w:tcBorders>
          </w:tcPr>
          <w:p w14:paraId="7CF5DCBE" w14:textId="77777777" w:rsidR="0067239B" w:rsidRDefault="00367850">
            <w:pPr>
              <w:rPr>
                <w:sz w:val="15"/>
                <w:szCs w:val="15"/>
              </w:rPr>
            </w:pPr>
            <w:r>
              <w:rPr>
                <w:sz w:val="15"/>
                <w:szCs w:val="15"/>
              </w:rPr>
              <w:t>4733</w:t>
            </w:r>
          </w:p>
        </w:tc>
        <w:tc>
          <w:tcPr>
            <w:tcW w:w="641" w:type="dxa"/>
            <w:tcBorders>
              <w:top w:val="nil"/>
              <w:bottom w:val="nil"/>
            </w:tcBorders>
          </w:tcPr>
          <w:p w14:paraId="7F226C91" w14:textId="77777777" w:rsidR="0067239B" w:rsidRDefault="00367850">
            <w:pPr>
              <w:rPr>
                <w:sz w:val="15"/>
                <w:szCs w:val="15"/>
              </w:rPr>
            </w:pPr>
            <w:r>
              <w:rPr>
                <w:sz w:val="15"/>
                <w:szCs w:val="15"/>
              </w:rPr>
              <w:t>139.2</w:t>
            </w:r>
          </w:p>
        </w:tc>
        <w:tc>
          <w:tcPr>
            <w:tcW w:w="713" w:type="dxa"/>
            <w:tcBorders>
              <w:top w:val="nil"/>
              <w:bottom w:val="nil"/>
            </w:tcBorders>
          </w:tcPr>
          <w:p w14:paraId="66ABE724" w14:textId="77777777" w:rsidR="0067239B" w:rsidRDefault="00367850">
            <w:pPr>
              <w:rPr>
                <w:sz w:val="15"/>
                <w:szCs w:val="15"/>
              </w:rPr>
            </w:pPr>
            <w:r>
              <w:rPr>
                <w:sz w:val="15"/>
                <w:szCs w:val="15"/>
              </w:rPr>
              <w:t>76</w:t>
            </w:r>
          </w:p>
        </w:tc>
        <w:tc>
          <w:tcPr>
            <w:tcW w:w="709" w:type="dxa"/>
            <w:tcBorders>
              <w:top w:val="nil"/>
              <w:bottom w:val="nil"/>
            </w:tcBorders>
          </w:tcPr>
          <w:p w14:paraId="6BCF42A4" w14:textId="77777777" w:rsidR="0067239B" w:rsidRDefault="00367850">
            <w:pPr>
              <w:rPr>
                <w:sz w:val="15"/>
                <w:szCs w:val="15"/>
              </w:rPr>
            </w:pPr>
            <w:r>
              <w:rPr>
                <w:sz w:val="15"/>
                <w:szCs w:val="15"/>
              </w:rPr>
              <w:t>119.2</w:t>
            </w:r>
          </w:p>
        </w:tc>
        <w:tc>
          <w:tcPr>
            <w:tcW w:w="620" w:type="dxa"/>
            <w:tcBorders>
              <w:top w:val="nil"/>
              <w:bottom w:val="nil"/>
            </w:tcBorders>
          </w:tcPr>
          <w:p w14:paraId="093C835E" w14:textId="77777777" w:rsidR="0067239B" w:rsidRDefault="00367850">
            <w:pPr>
              <w:rPr>
                <w:sz w:val="15"/>
                <w:szCs w:val="15"/>
              </w:rPr>
            </w:pPr>
            <w:r>
              <w:rPr>
                <w:sz w:val="15"/>
                <w:szCs w:val="15"/>
              </w:rPr>
              <w:t>64.7</w:t>
            </w:r>
          </w:p>
        </w:tc>
        <w:tc>
          <w:tcPr>
            <w:tcW w:w="687" w:type="dxa"/>
            <w:tcBorders>
              <w:top w:val="nil"/>
              <w:bottom w:val="nil"/>
            </w:tcBorders>
          </w:tcPr>
          <w:p w14:paraId="7188754D" w14:textId="77777777" w:rsidR="0067239B" w:rsidRDefault="00367850">
            <w:pPr>
              <w:rPr>
                <w:sz w:val="15"/>
                <w:szCs w:val="15"/>
              </w:rPr>
            </w:pPr>
            <w:r>
              <w:rPr>
                <w:sz w:val="15"/>
                <w:szCs w:val="15"/>
              </w:rPr>
              <w:t>133.4</w:t>
            </w:r>
          </w:p>
        </w:tc>
        <w:tc>
          <w:tcPr>
            <w:tcW w:w="616" w:type="dxa"/>
            <w:tcBorders>
              <w:top w:val="nil"/>
              <w:bottom w:val="nil"/>
            </w:tcBorders>
          </w:tcPr>
          <w:p w14:paraId="1B09081B" w14:textId="77777777" w:rsidR="0067239B" w:rsidRDefault="00367850">
            <w:pPr>
              <w:rPr>
                <w:sz w:val="15"/>
                <w:szCs w:val="15"/>
              </w:rPr>
            </w:pPr>
            <w:r>
              <w:rPr>
                <w:sz w:val="15"/>
                <w:szCs w:val="15"/>
              </w:rPr>
              <w:t>71.1</w:t>
            </w:r>
          </w:p>
        </w:tc>
      </w:tr>
      <w:tr w:rsidR="0067239B" w14:paraId="011F5810" w14:textId="77777777">
        <w:trPr>
          <w:gridAfter w:val="1"/>
          <w:wAfter w:w="8" w:type="dxa"/>
          <w:trHeight w:val="628"/>
        </w:trPr>
        <w:tc>
          <w:tcPr>
            <w:tcW w:w="1076" w:type="dxa"/>
            <w:tcBorders>
              <w:top w:val="nil"/>
              <w:bottom w:val="nil"/>
            </w:tcBorders>
          </w:tcPr>
          <w:p w14:paraId="4B80566E" w14:textId="77777777" w:rsidR="0067239B" w:rsidRDefault="00367850">
            <w:pPr>
              <w:rPr>
                <w:sz w:val="15"/>
                <w:szCs w:val="15"/>
              </w:rPr>
            </w:pPr>
            <w:r>
              <w:rPr>
                <w:sz w:val="15"/>
                <w:szCs w:val="15"/>
              </w:rPr>
              <w:t>VALISH</w:t>
            </w:r>
            <w:r>
              <w:rPr>
                <w:sz w:val="15"/>
                <w:szCs w:val="15"/>
                <w:vertAlign w:val="superscript"/>
              </w:rPr>
              <w:t>[14]</w:t>
            </w:r>
          </w:p>
        </w:tc>
        <w:tc>
          <w:tcPr>
            <w:tcW w:w="790" w:type="dxa"/>
            <w:tcBorders>
              <w:top w:val="nil"/>
              <w:bottom w:val="nil"/>
            </w:tcBorders>
          </w:tcPr>
          <w:p w14:paraId="158096F3" w14:textId="77777777" w:rsidR="0067239B" w:rsidRDefault="00367850">
            <w:pPr>
              <w:rPr>
                <w:sz w:val="15"/>
                <w:szCs w:val="15"/>
              </w:rPr>
            </w:pPr>
            <w:r>
              <w:rPr>
                <w:sz w:val="15"/>
                <w:szCs w:val="15"/>
              </w:rPr>
              <w:t>2.85</w:t>
            </w:r>
          </w:p>
        </w:tc>
        <w:tc>
          <w:tcPr>
            <w:tcW w:w="567" w:type="dxa"/>
            <w:tcBorders>
              <w:top w:val="nil"/>
              <w:bottom w:val="nil"/>
            </w:tcBorders>
          </w:tcPr>
          <w:p w14:paraId="012BABB8" w14:textId="77777777" w:rsidR="0067239B" w:rsidRDefault="00367850">
            <w:pPr>
              <w:rPr>
                <w:sz w:val="15"/>
                <w:szCs w:val="15"/>
              </w:rPr>
            </w:pPr>
            <w:r>
              <w:rPr>
                <w:sz w:val="15"/>
                <w:szCs w:val="15"/>
              </w:rPr>
              <w:t>5.4</w:t>
            </w:r>
          </w:p>
        </w:tc>
        <w:tc>
          <w:tcPr>
            <w:tcW w:w="588" w:type="dxa"/>
            <w:tcBorders>
              <w:top w:val="nil"/>
              <w:bottom w:val="nil"/>
            </w:tcBorders>
          </w:tcPr>
          <w:p w14:paraId="0367513E" w14:textId="77777777" w:rsidR="0067239B" w:rsidRDefault="00367850">
            <w:pPr>
              <w:rPr>
                <w:sz w:val="15"/>
                <w:szCs w:val="15"/>
              </w:rPr>
            </w:pPr>
            <w:r>
              <w:rPr>
                <w:sz w:val="15"/>
                <w:szCs w:val="15"/>
              </w:rPr>
              <w:t>1.7</w:t>
            </w:r>
          </w:p>
        </w:tc>
        <w:tc>
          <w:tcPr>
            <w:tcW w:w="686" w:type="dxa"/>
            <w:tcBorders>
              <w:top w:val="nil"/>
              <w:bottom w:val="nil"/>
            </w:tcBorders>
          </w:tcPr>
          <w:p w14:paraId="2DA46F1F" w14:textId="77777777" w:rsidR="0067239B" w:rsidRDefault="00367850">
            <w:pPr>
              <w:rPr>
                <w:sz w:val="15"/>
                <w:szCs w:val="15"/>
              </w:rPr>
            </w:pPr>
            <w:r>
              <w:rPr>
                <w:sz w:val="15"/>
                <w:szCs w:val="15"/>
              </w:rPr>
              <w:t>1627</w:t>
            </w:r>
          </w:p>
        </w:tc>
        <w:tc>
          <w:tcPr>
            <w:tcW w:w="687" w:type="dxa"/>
            <w:tcBorders>
              <w:top w:val="nil"/>
              <w:bottom w:val="nil"/>
            </w:tcBorders>
          </w:tcPr>
          <w:p w14:paraId="1847D50F" w14:textId="77777777" w:rsidR="0067239B" w:rsidRDefault="00367850">
            <w:pPr>
              <w:rPr>
                <w:sz w:val="15"/>
                <w:szCs w:val="15"/>
              </w:rPr>
            </w:pPr>
            <w:r>
              <w:rPr>
                <w:sz w:val="15"/>
                <w:szCs w:val="15"/>
              </w:rPr>
              <w:t>1633</w:t>
            </w:r>
          </w:p>
        </w:tc>
        <w:tc>
          <w:tcPr>
            <w:tcW w:w="739" w:type="dxa"/>
            <w:tcBorders>
              <w:top w:val="nil"/>
              <w:bottom w:val="nil"/>
            </w:tcBorders>
          </w:tcPr>
          <w:p w14:paraId="16C55E01" w14:textId="77777777" w:rsidR="0067239B" w:rsidRDefault="00367850">
            <w:pPr>
              <w:rPr>
                <w:sz w:val="15"/>
                <w:szCs w:val="15"/>
              </w:rPr>
            </w:pPr>
            <w:r>
              <w:rPr>
                <w:sz w:val="15"/>
                <w:szCs w:val="15"/>
              </w:rPr>
              <w:t>3260</w:t>
            </w:r>
          </w:p>
        </w:tc>
        <w:tc>
          <w:tcPr>
            <w:tcW w:w="641" w:type="dxa"/>
            <w:tcBorders>
              <w:top w:val="nil"/>
              <w:bottom w:val="nil"/>
            </w:tcBorders>
          </w:tcPr>
          <w:p w14:paraId="2CB41B60" w14:textId="77777777" w:rsidR="0067239B" w:rsidRDefault="00367850">
            <w:pPr>
              <w:rPr>
                <w:sz w:val="15"/>
                <w:szCs w:val="15"/>
              </w:rPr>
            </w:pPr>
            <w:r>
              <w:rPr>
                <w:sz w:val="15"/>
                <w:szCs w:val="15"/>
              </w:rPr>
              <w:t>169.6</w:t>
            </w:r>
          </w:p>
        </w:tc>
        <w:tc>
          <w:tcPr>
            <w:tcW w:w="713" w:type="dxa"/>
            <w:tcBorders>
              <w:top w:val="nil"/>
              <w:bottom w:val="nil"/>
            </w:tcBorders>
          </w:tcPr>
          <w:p w14:paraId="148B0D41" w14:textId="77777777" w:rsidR="0067239B" w:rsidRDefault="00367850">
            <w:pPr>
              <w:rPr>
                <w:sz w:val="15"/>
                <w:szCs w:val="15"/>
              </w:rPr>
            </w:pPr>
            <w:r>
              <w:rPr>
                <w:sz w:val="15"/>
                <w:szCs w:val="15"/>
              </w:rPr>
              <w:t>81.4</w:t>
            </w:r>
          </w:p>
        </w:tc>
        <w:tc>
          <w:tcPr>
            <w:tcW w:w="709" w:type="dxa"/>
            <w:tcBorders>
              <w:top w:val="nil"/>
              <w:bottom w:val="nil"/>
            </w:tcBorders>
          </w:tcPr>
          <w:p w14:paraId="35882A81" w14:textId="77777777" w:rsidR="0067239B" w:rsidRDefault="00367850">
            <w:pPr>
              <w:rPr>
                <w:sz w:val="15"/>
                <w:szCs w:val="15"/>
              </w:rPr>
            </w:pPr>
            <w:r>
              <w:rPr>
                <w:sz w:val="15"/>
                <w:szCs w:val="15"/>
              </w:rPr>
              <w:t>136.6</w:t>
            </w:r>
          </w:p>
        </w:tc>
        <w:tc>
          <w:tcPr>
            <w:tcW w:w="620" w:type="dxa"/>
            <w:tcBorders>
              <w:top w:val="nil"/>
              <w:bottom w:val="nil"/>
            </w:tcBorders>
          </w:tcPr>
          <w:p w14:paraId="43D35551" w14:textId="77777777" w:rsidR="0067239B" w:rsidRDefault="00367850">
            <w:pPr>
              <w:rPr>
                <w:sz w:val="15"/>
                <w:szCs w:val="15"/>
              </w:rPr>
            </w:pPr>
            <w:r>
              <w:rPr>
                <w:sz w:val="15"/>
                <w:szCs w:val="15"/>
              </w:rPr>
              <w:t>74.8</w:t>
            </w:r>
          </w:p>
        </w:tc>
        <w:tc>
          <w:tcPr>
            <w:tcW w:w="687" w:type="dxa"/>
            <w:tcBorders>
              <w:top w:val="nil"/>
              <w:bottom w:val="nil"/>
            </w:tcBorders>
          </w:tcPr>
          <w:p w14:paraId="1D7CDA4C" w14:textId="77777777" w:rsidR="0067239B" w:rsidRDefault="00367850">
            <w:pPr>
              <w:rPr>
                <w:sz w:val="15"/>
                <w:szCs w:val="15"/>
              </w:rPr>
            </w:pPr>
            <w:r>
              <w:rPr>
                <w:sz w:val="15"/>
                <w:szCs w:val="15"/>
              </w:rPr>
              <w:t>142</w:t>
            </w:r>
          </w:p>
        </w:tc>
        <w:tc>
          <w:tcPr>
            <w:tcW w:w="616" w:type="dxa"/>
            <w:tcBorders>
              <w:top w:val="nil"/>
              <w:bottom w:val="nil"/>
            </w:tcBorders>
          </w:tcPr>
          <w:p w14:paraId="59CF4F3A" w14:textId="77777777" w:rsidR="0067239B" w:rsidRDefault="00367850">
            <w:pPr>
              <w:rPr>
                <w:sz w:val="15"/>
                <w:szCs w:val="15"/>
              </w:rPr>
            </w:pPr>
            <w:r>
              <w:rPr>
                <w:sz w:val="15"/>
                <w:szCs w:val="15"/>
              </w:rPr>
              <w:t>76.5</w:t>
            </w:r>
          </w:p>
        </w:tc>
      </w:tr>
      <w:tr w:rsidR="0067239B" w14:paraId="3DC1DD6B" w14:textId="77777777">
        <w:trPr>
          <w:gridAfter w:val="1"/>
          <w:wAfter w:w="8" w:type="dxa"/>
          <w:trHeight w:val="628"/>
        </w:trPr>
        <w:tc>
          <w:tcPr>
            <w:tcW w:w="1076" w:type="dxa"/>
            <w:tcBorders>
              <w:top w:val="nil"/>
              <w:bottom w:val="nil"/>
            </w:tcBorders>
          </w:tcPr>
          <w:p w14:paraId="2A82182F" w14:textId="77777777" w:rsidR="0067239B" w:rsidRDefault="00367850">
            <w:pPr>
              <w:rPr>
                <w:sz w:val="15"/>
                <w:szCs w:val="15"/>
              </w:rPr>
            </w:pPr>
            <w:r>
              <w:rPr>
                <w:sz w:val="15"/>
                <w:szCs w:val="15"/>
              </w:rPr>
              <w:t>SPS3</w:t>
            </w:r>
            <w:r>
              <w:rPr>
                <w:sz w:val="15"/>
                <w:szCs w:val="15"/>
                <w:vertAlign w:val="superscript"/>
              </w:rPr>
              <w:t>[15]</w:t>
            </w:r>
          </w:p>
        </w:tc>
        <w:tc>
          <w:tcPr>
            <w:tcW w:w="790" w:type="dxa"/>
            <w:tcBorders>
              <w:top w:val="nil"/>
              <w:bottom w:val="nil"/>
            </w:tcBorders>
          </w:tcPr>
          <w:p w14:paraId="5BE689A8" w14:textId="77777777" w:rsidR="0067239B" w:rsidRDefault="00367850">
            <w:pPr>
              <w:rPr>
                <w:sz w:val="15"/>
                <w:szCs w:val="15"/>
              </w:rPr>
            </w:pPr>
            <w:r>
              <w:rPr>
                <w:sz w:val="15"/>
                <w:szCs w:val="15"/>
              </w:rPr>
              <w:t>3.7</w:t>
            </w:r>
          </w:p>
        </w:tc>
        <w:tc>
          <w:tcPr>
            <w:tcW w:w="567" w:type="dxa"/>
            <w:tcBorders>
              <w:top w:val="nil"/>
              <w:bottom w:val="nil"/>
            </w:tcBorders>
          </w:tcPr>
          <w:p w14:paraId="363BDB6B" w14:textId="77777777" w:rsidR="0067239B" w:rsidRDefault="00367850">
            <w:pPr>
              <w:rPr>
                <w:sz w:val="15"/>
                <w:szCs w:val="15"/>
              </w:rPr>
            </w:pPr>
            <w:r>
              <w:rPr>
                <w:sz w:val="15"/>
                <w:szCs w:val="15"/>
              </w:rPr>
              <w:t>12.1</w:t>
            </w:r>
          </w:p>
        </w:tc>
        <w:tc>
          <w:tcPr>
            <w:tcW w:w="588" w:type="dxa"/>
            <w:tcBorders>
              <w:top w:val="nil"/>
              <w:bottom w:val="nil"/>
            </w:tcBorders>
          </w:tcPr>
          <w:p w14:paraId="315D70E3" w14:textId="77777777" w:rsidR="0067239B" w:rsidRDefault="0067239B">
            <w:pPr>
              <w:rPr>
                <w:sz w:val="15"/>
                <w:szCs w:val="15"/>
              </w:rPr>
            </w:pPr>
          </w:p>
        </w:tc>
        <w:tc>
          <w:tcPr>
            <w:tcW w:w="686" w:type="dxa"/>
            <w:tcBorders>
              <w:top w:val="nil"/>
              <w:bottom w:val="nil"/>
            </w:tcBorders>
          </w:tcPr>
          <w:p w14:paraId="68C08636" w14:textId="77777777" w:rsidR="0067239B" w:rsidRDefault="00367850">
            <w:pPr>
              <w:rPr>
                <w:sz w:val="15"/>
                <w:szCs w:val="15"/>
              </w:rPr>
            </w:pPr>
            <w:r>
              <w:rPr>
                <w:sz w:val="15"/>
                <w:szCs w:val="15"/>
              </w:rPr>
              <w:t>1501</w:t>
            </w:r>
          </w:p>
        </w:tc>
        <w:tc>
          <w:tcPr>
            <w:tcW w:w="687" w:type="dxa"/>
            <w:tcBorders>
              <w:top w:val="nil"/>
              <w:bottom w:val="nil"/>
            </w:tcBorders>
          </w:tcPr>
          <w:p w14:paraId="3CE9A5FA" w14:textId="77777777" w:rsidR="0067239B" w:rsidRDefault="00367850">
            <w:pPr>
              <w:rPr>
                <w:sz w:val="15"/>
                <w:szCs w:val="15"/>
              </w:rPr>
            </w:pPr>
            <w:r>
              <w:rPr>
                <w:sz w:val="15"/>
                <w:szCs w:val="15"/>
              </w:rPr>
              <w:t>1519</w:t>
            </w:r>
          </w:p>
        </w:tc>
        <w:tc>
          <w:tcPr>
            <w:tcW w:w="739" w:type="dxa"/>
            <w:tcBorders>
              <w:top w:val="nil"/>
              <w:bottom w:val="nil"/>
            </w:tcBorders>
          </w:tcPr>
          <w:p w14:paraId="6A9131EC" w14:textId="77777777" w:rsidR="0067239B" w:rsidRDefault="00367850">
            <w:pPr>
              <w:rPr>
                <w:sz w:val="15"/>
                <w:szCs w:val="15"/>
              </w:rPr>
            </w:pPr>
            <w:r>
              <w:rPr>
                <w:sz w:val="15"/>
                <w:szCs w:val="15"/>
              </w:rPr>
              <w:t>3020</w:t>
            </w:r>
          </w:p>
        </w:tc>
        <w:tc>
          <w:tcPr>
            <w:tcW w:w="641" w:type="dxa"/>
            <w:tcBorders>
              <w:top w:val="nil"/>
              <w:bottom w:val="nil"/>
            </w:tcBorders>
          </w:tcPr>
          <w:p w14:paraId="5F351D39" w14:textId="77777777" w:rsidR="0067239B" w:rsidRDefault="00367850">
            <w:pPr>
              <w:rPr>
                <w:sz w:val="15"/>
                <w:szCs w:val="15"/>
              </w:rPr>
            </w:pPr>
            <w:r>
              <w:rPr>
                <w:sz w:val="15"/>
                <w:szCs w:val="15"/>
              </w:rPr>
              <w:t>143</w:t>
            </w:r>
          </w:p>
        </w:tc>
        <w:tc>
          <w:tcPr>
            <w:tcW w:w="713" w:type="dxa"/>
            <w:tcBorders>
              <w:top w:val="nil"/>
              <w:bottom w:val="nil"/>
            </w:tcBorders>
          </w:tcPr>
          <w:p w14:paraId="13AF0287" w14:textId="77777777" w:rsidR="0067239B" w:rsidRDefault="00367850">
            <w:pPr>
              <w:rPr>
                <w:sz w:val="15"/>
                <w:szCs w:val="15"/>
              </w:rPr>
            </w:pPr>
            <w:r>
              <w:rPr>
                <w:sz w:val="15"/>
                <w:szCs w:val="15"/>
              </w:rPr>
              <w:t>78.5</w:t>
            </w:r>
          </w:p>
        </w:tc>
        <w:tc>
          <w:tcPr>
            <w:tcW w:w="709" w:type="dxa"/>
            <w:tcBorders>
              <w:top w:val="nil"/>
              <w:bottom w:val="nil"/>
            </w:tcBorders>
          </w:tcPr>
          <w:p w14:paraId="3C00C152" w14:textId="77777777" w:rsidR="0067239B" w:rsidRDefault="00367850">
            <w:pPr>
              <w:rPr>
                <w:sz w:val="15"/>
                <w:szCs w:val="15"/>
              </w:rPr>
            </w:pPr>
            <w:r>
              <w:rPr>
                <w:sz w:val="15"/>
                <w:szCs w:val="15"/>
              </w:rPr>
              <w:t>125.8</w:t>
            </w:r>
          </w:p>
        </w:tc>
        <w:tc>
          <w:tcPr>
            <w:tcW w:w="620" w:type="dxa"/>
            <w:tcBorders>
              <w:top w:val="nil"/>
              <w:bottom w:val="nil"/>
            </w:tcBorders>
          </w:tcPr>
          <w:p w14:paraId="04053D2F" w14:textId="77777777" w:rsidR="0067239B" w:rsidRDefault="0067239B">
            <w:pPr>
              <w:rPr>
                <w:sz w:val="15"/>
                <w:szCs w:val="15"/>
              </w:rPr>
            </w:pPr>
          </w:p>
        </w:tc>
        <w:tc>
          <w:tcPr>
            <w:tcW w:w="687" w:type="dxa"/>
            <w:tcBorders>
              <w:top w:val="nil"/>
              <w:bottom w:val="nil"/>
            </w:tcBorders>
          </w:tcPr>
          <w:p w14:paraId="5808F81C" w14:textId="77777777" w:rsidR="0067239B" w:rsidRDefault="00367850">
            <w:pPr>
              <w:rPr>
                <w:sz w:val="15"/>
                <w:szCs w:val="15"/>
              </w:rPr>
            </w:pPr>
            <w:r>
              <w:rPr>
                <w:sz w:val="15"/>
                <w:szCs w:val="15"/>
              </w:rPr>
              <w:t>137.9</w:t>
            </w:r>
          </w:p>
        </w:tc>
        <w:tc>
          <w:tcPr>
            <w:tcW w:w="616" w:type="dxa"/>
            <w:tcBorders>
              <w:top w:val="nil"/>
              <w:bottom w:val="nil"/>
            </w:tcBorders>
          </w:tcPr>
          <w:p w14:paraId="6B232150" w14:textId="77777777" w:rsidR="0067239B" w:rsidRDefault="0067239B">
            <w:pPr>
              <w:rPr>
                <w:sz w:val="15"/>
                <w:szCs w:val="15"/>
              </w:rPr>
            </w:pPr>
          </w:p>
        </w:tc>
      </w:tr>
      <w:tr w:rsidR="0067239B" w14:paraId="3DFCDEF5" w14:textId="77777777">
        <w:trPr>
          <w:gridAfter w:val="1"/>
          <w:wAfter w:w="8" w:type="dxa"/>
          <w:trHeight w:val="628"/>
        </w:trPr>
        <w:tc>
          <w:tcPr>
            <w:tcW w:w="1076" w:type="dxa"/>
            <w:tcBorders>
              <w:top w:val="nil"/>
              <w:bottom w:val="nil"/>
            </w:tcBorders>
          </w:tcPr>
          <w:p w14:paraId="51582651" w14:textId="77777777" w:rsidR="0067239B" w:rsidRDefault="00367850">
            <w:pPr>
              <w:rPr>
                <w:sz w:val="15"/>
                <w:szCs w:val="15"/>
              </w:rPr>
            </w:pPr>
            <w:r>
              <w:rPr>
                <w:sz w:val="15"/>
                <w:szCs w:val="15"/>
              </w:rPr>
              <w:t>Wei</w:t>
            </w:r>
            <w:r>
              <w:rPr>
                <w:sz w:val="15"/>
                <w:szCs w:val="15"/>
                <w:vertAlign w:val="superscript"/>
              </w:rPr>
              <w:t>[24]</w:t>
            </w:r>
          </w:p>
        </w:tc>
        <w:tc>
          <w:tcPr>
            <w:tcW w:w="790" w:type="dxa"/>
            <w:tcBorders>
              <w:top w:val="nil"/>
              <w:bottom w:val="nil"/>
            </w:tcBorders>
          </w:tcPr>
          <w:p w14:paraId="3DC2C01A" w14:textId="77777777" w:rsidR="0067239B" w:rsidRDefault="00367850">
            <w:pPr>
              <w:rPr>
                <w:sz w:val="15"/>
                <w:szCs w:val="15"/>
              </w:rPr>
            </w:pPr>
            <w:r>
              <w:rPr>
                <w:sz w:val="15"/>
                <w:szCs w:val="15"/>
              </w:rPr>
              <w:t>4</w:t>
            </w:r>
          </w:p>
        </w:tc>
        <w:tc>
          <w:tcPr>
            <w:tcW w:w="567" w:type="dxa"/>
            <w:tcBorders>
              <w:top w:val="nil"/>
              <w:bottom w:val="nil"/>
            </w:tcBorders>
          </w:tcPr>
          <w:p w14:paraId="735074A4" w14:textId="77777777" w:rsidR="0067239B" w:rsidRDefault="00367850">
            <w:pPr>
              <w:rPr>
                <w:sz w:val="15"/>
                <w:szCs w:val="15"/>
              </w:rPr>
            </w:pPr>
            <w:r>
              <w:rPr>
                <w:sz w:val="15"/>
                <w:szCs w:val="15"/>
              </w:rPr>
              <w:t>14</w:t>
            </w:r>
          </w:p>
        </w:tc>
        <w:tc>
          <w:tcPr>
            <w:tcW w:w="588" w:type="dxa"/>
            <w:tcBorders>
              <w:top w:val="nil"/>
              <w:bottom w:val="nil"/>
            </w:tcBorders>
          </w:tcPr>
          <w:p w14:paraId="7097B78E" w14:textId="77777777" w:rsidR="0067239B" w:rsidRDefault="00367850">
            <w:pPr>
              <w:rPr>
                <w:sz w:val="15"/>
                <w:szCs w:val="15"/>
              </w:rPr>
            </w:pPr>
            <w:r>
              <w:rPr>
                <w:sz w:val="15"/>
                <w:szCs w:val="15"/>
              </w:rPr>
              <w:t>5.9</w:t>
            </w:r>
          </w:p>
        </w:tc>
        <w:tc>
          <w:tcPr>
            <w:tcW w:w="686" w:type="dxa"/>
            <w:tcBorders>
              <w:top w:val="nil"/>
              <w:bottom w:val="nil"/>
            </w:tcBorders>
          </w:tcPr>
          <w:p w14:paraId="0769A5B8" w14:textId="77777777" w:rsidR="0067239B" w:rsidRDefault="00367850">
            <w:pPr>
              <w:rPr>
                <w:sz w:val="15"/>
                <w:szCs w:val="15"/>
              </w:rPr>
            </w:pPr>
            <w:r>
              <w:rPr>
                <w:sz w:val="15"/>
                <w:szCs w:val="15"/>
              </w:rPr>
              <w:t>363</w:t>
            </w:r>
          </w:p>
        </w:tc>
        <w:tc>
          <w:tcPr>
            <w:tcW w:w="687" w:type="dxa"/>
            <w:tcBorders>
              <w:top w:val="nil"/>
              <w:bottom w:val="nil"/>
            </w:tcBorders>
          </w:tcPr>
          <w:p w14:paraId="7B07434E" w14:textId="77777777" w:rsidR="0067239B" w:rsidRDefault="00367850">
            <w:pPr>
              <w:rPr>
                <w:sz w:val="15"/>
                <w:szCs w:val="15"/>
              </w:rPr>
            </w:pPr>
            <w:r>
              <w:rPr>
                <w:sz w:val="15"/>
                <w:szCs w:val="15"/>
              </w:rPr>
              <w:t>361</w:t>
            </w:r>
          </w:p>
        </w:tc>
        <w:tc>
          <w:tcPr>
            <w:tcW w:w="739" w:type="dxa"/>
            <w:tcBorders>
              <w:top w:val="nil"/>
              <w:bottom w:val="nil"/>
            </w:tcBorders>
          </w:tcPr>
          <w:p w14:paraId="60AE01C4" w14:textId="77777777" w:rsidR="0067239B" w:rsidRDefault="00367850">
            <w:pPr>
              <w:rPr>
                <w:sz w:val="15"/>
                <w:szCs w:val="15"/>
              </w:rPr>
            </w:pPr>
            <w:r>
              <w:rPr>
                <w:sz w:val="15"/>
                <w:szCs w:val="15"/>
              </w:rPr>
              <w:t>724</w:t>
            </w:r>
          </w:p>
        </w:tc>
        <w:tc>
          <w:tcPr>
            <w:tcW w:w="641" w:type="dxa"/>
            <w:tcBorders>
              <w:top w:val="nil"/>
              <w:bottom w:val="nil"/>
            </w:tcBorders>
          </w:tcPr>
          <w:p w14:paraId="0E86B4EA" w14:textId="77777777" w:rsidR="0067239B" w:rsidRDefault="00367850">
            <w:pPr>
              <w:rPr>
                <w:sz w:val="15"/>
                <w:szCs w:val="15"/>
              </w:rPr>
            </w:pPr>
            <w:r>
              <w:rPr>
                <w:sz w:val="15"/>
                <w:szCs w:val="15"/>
              </w:rPr>
              <w:t>159.6</w:t>
            </w:r>
          </w:p>
        </w:tc>
        <w:tc>
          <w:tcPr>
            <w:tcW w:w="713" w:type="dxa"/>
            <w:tcBorders>
              <w:top w:val="nil"/>
              <w:bottom w:val="nil"/>
            </w:tcBorders>
          </w:tcPr>
          <w:p w14:paraId="60D74062" w14:textId="77777777" w:rsidR="0067239B" w:rsidRDefault="00367850">
            <w:pPr>
              <w:rPr>
                <w:sz w:val="15"/>
                <w:szCs w:val="15"/>
              </w:rPr>
            </w:pPr>
            <w:r>
              <w:rPr>
                <w:sz w:val="15"/>
                <w:szCs w:val="15"/>
              </w:rPr>
              <w:t>84.3</w:t>
            </w:r>
          </w:p>
        </w:tc>
        <w:tc>
          <w:tcPr>
            <w:tcW w:w="709" w:type="dxa"/>
            <w:tcBorders>
              <w:top w:val="nil"/>
              <w:bottom w:val="nil"/>
            </w:tcBorders>
          </w:tcPr>
          <w:p w14:paraId="3CCDE577" w14:textId="77777777" w:rsidR="0067239B" w:rsidRDefault="00367850">
            <w:pPr>
              <w:rPr>
                <w:sz w:val="15"/>
                <w:szCs w:val="15"/>
              </w:rPr>
            </w:pPr>
            <w:r>
              <w:rPr>
                <w:sz w:val="15"/>
                <w:szCs w:val="15"/>
              </w:rPr>
              <w:t>135.7</w:t>
            </w:r>
          </w:p>
        </w:tc>
        <w:tc>
          <w:tcPr>
            <w:tcW w:w="620" w:type="dxa"/>
            <w:tcBorders>
              <w:top w:val="nil"/>
              <w:bottom w:val="nil"/>
            </w:tcBorders>
          </w:tcPr>
          <w:p w14:paraId="41E8D55B" w14:textId="77777777" w:rsidR="0067239B" w:rsidRDefault="00367850">
            <w:pPr>
              <w:rPr>
                <w:sz w:val="15"/>
                <w:szCs w:val="15"/>
              </w:rPr>
            </w:pPr>
            <w:r>
              <w:rPr>
                <w:sz w:val="15"/>
                <w:szCs w:val="15"/>
              </w:rPr>
              <w:t>76.2</w:t>
            </w:r>
          </w:p>
        </w:tc>
        <w:tc>
          <w:tcPr>
            <w:tcW w:w="687" w:type="dxa"/>
            <w:tcBorders>
              <w:top w:val="nil"/>
              <w:bottom w:val="nil"/>
            </w:tcBorders>
          </w:tcPr>
          <w:p w14:paraId="1C4DD6B5" w14:textId="77777777" w:rsidR="0067239B" w:rsidRDefault="00367850">
            <w:pPr>
              <w:rPr>
                <w:sz w:val="15"/>
                <w:szCs w:val="15"/>
              </w:rPr>
            </w:pPr>
            <w:r>
              <w:rPr>
                <w:sz w:val="15"/>
                <w:szCs w:val="15"/>
              </w:rPr>
              <w:t>149.7</w:t>
            </w:r>
          </w:p>
        </w:tc>
        <w:tc>
          <w:tcPr>
            <w:tcW w:w="616" w:type="dxa"/>
            <w:tcBorders>
              <w:top w:val="nil"/>
              <w:bottom w:val="nil"/>
            </w:tcBorders>
          </w:tcPr>
          <w:p w14:paraId="71329EA4" w14:textId="77777777" w:rsidR="0067239B" w:rsidRDefault="00367850">
            <w:pPr>
              <w:rPr>
                <w:sz w:val="15"/>
                <w:szCs w:val="15"/>
              </w:rPr>
            </w:pPr>
            <w:r>
              <w:rPr>
                <w:sz w:val="15"/>
                <w:szCs w:val="15"/>
              </w:rPr>
              <w:t>82.1</w:t>
            </w:r>
          </w:p>
        </w:tc>
      </w:tr>
      <w:tr w:rsidR="0067239B" w14:paraId="0D00DC5E" w14:textId="77777777">
        <w:trPr>
          <w:gridAfter w:val="1"/>
          <w:wAfter w:w="8" w:type="dxa"/>
          <w:trHeight w:val="628"/>
        </w:trPr>
        <w:tc>
          <w:tcPr>
            <w:tcW w:w="1076" w:type="dxa"/>
            <w:tcBorders>
              <w:top w:val="nil"/>
              <w:bottom w:val="nil"/>
            </w:tcBorders>
          </w:tcPr>
          <w:p w14:paraId="29022DB4" w14:textId="77777777" w:rsidR="0067239B" w:rsidRDefault="00367850">
            <w:pPr>
              <w:rPr>
                <w:sz w:val="15"/>
                <w:szCs w:val="15"/>
              </w:rPr>
            </w:pPr>
            <w:r>
              <w:rPr>
                <w:sz w:val="15"/>
                <w:szCs w:val="15"/>
              </w:rPr>
              <w:t>SPRINT</w:t>
            </w:r>
            <w:r>
              <w:rPr>
                <w:sz w:val="15"/>
                <w:szCs w:val="15"/>
                <w:vertAlign w:val="superscript"/>
              </w:rPr>
              <w:t>[20]</w:t>
            </w:r>
          </w:p>
        </w:tc>
        <w:tc>
          <w:tcPr>
            <w:tcW w:w="790" w:type="dxa"/>
            <w:tcBorders>
              <w:top w:val="nil"/>
              <w:bottom w:val="nil"/>
            </w:tcBorders>
          </w:tcPr>
          <w:p w14:paraId="53A01DEB" w14:textId="77777777" w:rsidR="0067239B" w:rsidRDefault="00367850">
            <w:pPr>
              <w:rPr>
                <w:sz w:val="15"/>
                <w:szCs w:val="15"/>
              </w:rPr>
            </w:pPr>
            <w:r>
              <w:rPr>
                <w:sz w:val="15"/>
                <w:szCs w:val="15"/>
              </w:rPr>
              <w:t>3.3</w:t>
            </w:r>
          </w:p>
        </w:tc>
        <w:tc>
          <w:tcPr>
            <w:tcW w:w="567" w:type="dxa"/>
            <w:tcBorders>
              <w:top w:val="nil"/>
              <w:bottom w:val="nil"/>
            </w:tcBorders>
          </w:tcPr>
          <w:p w14:paraId="40A89DCF" w14:textId="77777777" w:rsidR="0067239B" w:rsidRDefault="00367850">
            <w:pPr>
              <w:rPr>
                <w:sz w:val="15"/>
                <w:szCs w:val="15"/>
              </w:rPr>
            </w:pPr>
            <w:r>
              <w:rPr>
                <w:sz w:val="15"/>
                <w:szCs w:val="15"/>
              </w:rPr>
              <w:t>13.1</w:t>
            </w:r>
          </w:p>
        </w:tc>
        <w:tc>
          <w:tcPr>
            <w:tcW w:w="588" w:type="dxa"/>
            <w:tcBorders>
              <w:top w:val="nil"/>
              <w:bottom w:val="nil"/>
            </w:tcBorders>
          </w:tcPr>
          <w:p w14:paraId="1FBAD515" w14:textId="77777777" w:rsidR="0067239B" w:rsidRDefault="00367850">
            <w:pPr>
              <w:rPr>
                <w:sz w:val="15"/>
                <w:szCs w:val="15"/>
              </w:rPr>
            </w:pPr>
            <w:r>
              <w:rPr>
                <w:sz w:val="15"/>
                <w:szCs w:val="15"/>
              </w:rPr>
              <w:t>0.8</w:t>
            </w:r>
          </w:p>
        </w:tc>
        <w:tc>
          <w:tcPr>
            <w:tcW w:w="686" w:type="dxa"/>
            <w:tcBorders>
              <w:top w:val="nil"/>
              <w:bottom w:val="nil"/>
            </w:tcBorders>
          </w:tcPr>
          <w:p w14:paraId="5D8D5A06" w14:textId="77777777" w:rsidR="0067239B" w:rsidRDefault="00367850">
            <w:pPr>
              <w:rPr>
                <w:sz w:val="15"/>
                <w:szCs w:val="15"/>
              </w:rPr>
            </w:pPr>
            <w:r>
              <w:rPr>
                <w:sz w:val="15"/>
                <w:szCs w:val="15"/>
              </w:rPr>
              <w:t>4678</w:t>
            </w:r>
          </w:p>
        </w:tc>
        <w:tc>
          <w:tcPr>
            <w:tcW w:w="687" w:type="dxa"/>
            <w:tcBorders>
              <w:top w:val="nil"/>
              <w:bottom w:val="nil"/>
            </w:tcBorders>
          </w:tcPr>
          <w:p w14:paraId="12C37864" w14:textId="77777777" w:rsidR="0067239B" w:rsidRDefault="00367850">
            <w:pPr>
              <w:rPr>
                <w:sz w:val="15"/>
                <w:szCs w:val="15"/>
              </w:rPr>
            </w:pPr>
            <w:r>
              <w:rPr>
                <w:sz w:val="15"/>
                <w:szCs w:val="15"/>
              </w:rPr>
              <w:t>4683</w:t>
            </w:r>
          </w:p>
        </w:tc>
        <w:tc>
          <w:tcPr>
            <w:tcW w:w="739" w:type="dxa"/>
            <w:tcBorders>
              <w:top w:val="nil"/>
              <w:bottom w:val="nil"/>
            </w:tcBorders>
          </w:tcPr>
          <w:p w14:paraId="6FEE507E" w14:textId="77777777" w:rsidR="0067239B" w:rsidRDefault="00367850">
            <w:pPr>
              <w:rPr>
                <w:sz w:val="15"/>
                <w:szCs w:val="15"/>
              </w:rPr>
            </w:pPr>
            <w:r>
              <w:rPr>
                <w:sz w:val="15"/>
                <w:szCs w:val="15"/>
              </w:rPr>
              <w:t>9361</w:t>
            </w:r>
          </w:p>
        </w:tc>
        <w:tc>
          <w:tcPr>
            <w:tcW w:w="641" w:type="dxa"/>
            <w:tcBorders>
              <w:top w:val="nil"/>
              <w:bottom w:val="nil"/>
            </w:tcBorders>
          </w:tcPr>
          <w:p w14:paraId="2492EC82" w14:textId="77777777" w:rsidR="0067239B" w:rsidRDefault="00367850">
            <w:pPr>
              <w:rPr>
                <w:sz w:val="15"/>
                <w:szCs w:val="15"/>
              </w:rPr>
            </w:pPr>
            <w:r>
              <w:rPr>
                <w:sz w:val="15"/>
                <w:szCs w:val="15"/>
              </w:rPr>
              <w:t>139.7</w:t>
            </w:r>
          </w:p>
        </w:tc>
        <w:tc>
          <w:tcPr>
            <w:tcW w:w="713" w:type="dxa"/>
            <w:tcBorders>
              <w:top w:val="nil"/>
              <w:bottom w:val="nil"/>
            </w:tcBorders>
          </w:tcPr>
          <w:p w14:paraId="3387FF15" w14:textId="77777777" w:rsidR="0067239B" w:rsidRDefault="00367850">
            <w:pPr>
              <w:rPr>
                <w:sz w:val="15"/>
                <w:szCs w:val="15"/>
              </w:rPr>
            </w:pPr>
            <w:r>
              <w:rPr>
                <w:sz w:val="15"/>
                <w:szCs w:val="15"/>
              </w:rPr>
              <w:t>78.1</w:t>
            </w:r>
          </w:p>
        </w:tc>
        <w:tc>
          <w:tcPr>
            <w:tcW w:w="709" w:type="dxa"/>
            <w:tcBorders>
              <w:top w:val="nil"/>
              <w:bottom w:val="nil"/>
            </w:tcBorders>
          </w:tcPr>
          <w:p w14:paraId="0351A9E4" w14:textId="77777777" w:rsidR="0067239B" w:rsidRDefault="00367850">
            <w:pPr>
              <w:rPr>
                <w:sz w:val="15"/>
                <w:szCs w:val="15"/>
              </w:rPr>
            </w:pPr>
            <w:r>
              <w:rPr>
                <w:sz w:val="15"/>
                <w:szCs w:val="15"/>
              </w:rPr>
              <w:t>121.5</w:t>
            </w:r>
          </w:p>
        </w:tc>
        <w:tc>
          <w:tcPr>
            <w:tcW w:w="620" w:type="dxa"/>
            <w:tcBorders>
              <w:top w:val="nil"/>
              <w:bottom w:val="nil"/>
            </w:tcBorders>
          </w:tcPr>
          <w:p w14:paraId="6EEF3A76" w14:textId="77777777" w:rsidR="0067239B" w:rsidRDefault="00367850">
            <w:pPr>
              <w:rPr>
                <w:sz w:val="15"/>
                <w:szCs w:val="15"/>
              </w:rPr>
            </w:pPr>
            <w:r>
              <w:rPr>
                <w:sz w:val="15"/>
                <w:szCs w:val="15"/>
              </w:rPr>
              <w:t>75.4</w:t>
            </w:r>
          </w:p>
        </w:tc>
        <w:tc>
          <w:tcPr>
            <w:tcW w:w="687" w:type="dxa"/>
            <w:tcBorders>
              <w:top w:val="nil"/>
              <w:bottom w:val="nil"/>
            </w:tcBorders>
          </w:tcPr>
          <w:p w14:paraId="6AA2A845" w14:textId="77777777" w:rsidR="0067239B" w:rsidRDefault="00367850">
            <w:pPr>
              <w:rPr>
                <w:sz w:val="15"/>
                <w:szCs w:val="15"/>
              </w:rPr>
            </w:pPr>
            <w:r>
              <w:rPr>
                <w:sz w:val="15"/>
                <w:szCs w:val="15"/>
              </w:rPr>
              <w:t>134.6</w:t>
            </w:r>
          </w:p>
        </w:tc>
        <w:tc>
          <w:tcPr>
            <w:tcW w:w="616" w:type="dxa"/>
            <w:tcBorders>
              <w:top w:val="nil"/>
              <w:bottom w:val="nil"/>
            </w:tcBorders>
          </w:tcPr>
          <w:p w14:paraId="7D1E4318" w14:textId="77777777" w:rsidR="0067239B" w:rsidRDefault="00367850">
            <w:pPr>
              <w:rPr>
                <w:sz w:val="15"/>
                <w:szCs w:val="15"/>
              </w:rPr>
            </w:pPr>
            <w:r>
              <w:rPr>
                <w:sz w:val="15"/>
                <w:szCs w:val="15"/>
              </w:rPr>
              <w:t>76.2</w:t>
            </w:r>
          </w:p>
        </w:tc>
      </w:tr>
      <w:tr w:rsidR="0067239B" w14:paraId="6A5DCDD9" w14:textId="77777777">
        <w:trPr>
          <w:gridAfter w:val="1"/>
          <w:wAfter w:w="8" w:type="dxa"/>
          <w:trHeight w:val="628"/>
        </w:trPr>
        <w:tc>
          <w:tcPr>
            <w:tcW w:w="1076" w:type="dxa"/>
            <w:tcBorders>
              <w:top w:val="nil"/>
              <w:bottom w:val="nil"/>
            </w:tcBorders>
          </w:tcPr>
          <w:p w14:paraId="7512C44F" w14:textId="77777777" w:rsidR="0067239B" w:rsidRDefault="00367850">
            <w:pPr>
              <w:rPr>
                <w:sz w:val="15"/>
                <w:szCs w:val="15"/>
              </w:rPr>
            </w:pPr>
            <w:r>
              <w:rPr>
                <w:rFonts w:hint="eastAsia"/>
                <w:sz w:val="15"/>
                <w:szCs w:val="15"/>
              </w:rPr>
              <w:t>所有的高血压患者</w:t>
            </w:r>
          </w:p>
        </w:tc>
        <w:tc>
          <w:tcPr>
            <w:tcW w:w="790" w:type="dxa"/>
            <w:tcBorders>
              <w:top w:val="nil"/>
              <w:bottom w:val="nil"/>
            </w:tcBorders>
          </w:tcPr>
          <w:p w14:paraId="6C01F372" w14:textId="77777777" w:rsidR="0067239B" w:rsidRDefault="00367850">
            <w:pPr>
              <w:rPr>
                <w:sz w:val="15"/>
                <w:szCs w:val="15"/>
              </w:rPr>
            </w:pPr>
            <w:r>
              <w:rPr>
                <w:sz w:val="15"/>
                <w:szCs w:val="15"/>
              </w:rPr>
              <w:t>3.88</w:t>
            </w:r>
          </w:p>
        </w:tc>
        <w:tc>
          <w:tcPr>
            <w:tcW w:w="567" w:type="dxa"/>
            <w:tcBorders>
              <w:top w:val="nil"/>
              <w:bottom w:val="nil"/>
            </w:tcBorders>
          </w:tcPr>
          <w:p w14:paraId="21E55A39" w14:textId="77777777" w:rsidR="0067239B" w:rsidRDefault="00367850">
            <w:pPr>
              <w:rPr>
                <w:sz w:val="15"/>
                <w:szCs w:val="15"/>
              </w:rPr>
            </w:pPr>
            <w:r>
              <w:rPr>
                <w:sz w:val="15"/>
                <w:szCs w:val="15"/>
              </w:rPr>
              <w:t>8.08</w:t>
            </w:r>
          </w:p>
        </w:tc>
        <w:tc>
          <w:tcPr>
            <w:tcW w:w="588" w:type="dxa"/>
            <w:tcBorders>
              <w:top w:val="nil"/>
              <w:bottom w:val="nil"/>
            </w:tcBorders>
          </w:tcPr>
          <w:p w14:paraId="76C2EF48" w14:textId="77777777" w:rsidR="0067239B" w:rsidRDefault="00367850">
            <w:pPr>
              <w:rPr>
                <w:sz w:val="15"/>
                <w:szCs w:val="15"/>
              </w:rPr>
            </w:pPr>
            <w:r>
              <w:rPr>
                <w:sz w:val="15"/>
                <w:szCs w:val="15"/>
              </w:rPr>
              <w:t>3.35</w:t>
            </w:r>
          </w:p>
        </w:tc>
        <w:tc>
          <w:tcPr>
            <w:tcW w:w="686" w:type="dxa"/>
            <w:tcBorders>
              <w:top w:val="nil"/>
              <w:bottom w:val="nil"/>
            </w:tcBorders>
          </w:tcPr>
          <w:p w14:paraId="2F628E4D" w14:textId="77777777" w:rsidR="0067239B" w:rsidRDefault="0067239B">
            <w:pPr>
              <w:rPr>
                <w:sz w:val="15"/>
                <w:szCs w:val="15"/>
              </w:rPr>
            </w:pPr>
          </w:p>
        </w:tc>
        <w:tc>
          <w:tcPr>
            <w:tcW w:w="687" w:type="dxa"/>
            <w:tcBorders>
              <w:top w:val="nil"/>
              <w:bottom w:val="nil"/>
            </w:tcBorders>
          </w:tcPr>
          <w:p w14:paraId="72F9DE3C" w14:textId="77777777" w:rsidR="0067239B" w:rsidRDefault="0067239B">
            <w:pPr>
              <w:rPr>
                <w:sz w:val="15"/>
                <w:szCs w:val="15"/>
              </w:rPr>
            </w:pPr>
          </w:p>
        </w:tc>
        <w:tc>
          <w:tcPr>
            <w:tcW w:w="739" w:type="dxa"/>
            <w:tcBorders>
              <w:top w:val="nil"/>
              <w:bottom w:val="nil"/>
            </w:tcBorders>
          </w:tcPr>
          <w:p w14:paraId="76CFA1D3" w14:textId="77777777" w:rsidR="0067239B" w:rsidRDefault="00367850">
            <w:pPr>
              <w:rPr>
                <w:sz w:val="15"/>
                <w:szCs w:val="15"/>
              </w:rPr>
            </w:pPr>
            <w:r>
              <w:rPr>
                <w:sz w:val="15"/>
                <w:szCs w:val="15"/>
              </w:rPr>
              <w:t>52235</w:t>
            </w:r>
          </w:p>
        </w:tc>
        <w:tc>
          <w:tcPr>
            <w:tcW w:w="641" w:type="dxa"/>
            <w:tcBorders>
              <w:top w:val="nil"/>
              <w:bottom w:val="nil"/>
            </w:tcBorders>
          </w:tcPr>
          <w:p w14:paraId="16800993" w14:textId="77777777" w:rsidR="0067239B" w:rsidRDefault="00367850">
            <w:pPr>
              <w:rPr>
                <w:sz w:val="15"/>
                <w:szCs w:val="15"/>
              </w:rPr>
            </w:pPr>
            <w:r>
              <w:rPr>
                <w:sz w:val="15"/>
                <w:szCs w:val="15"/>
              </w:rPr>
              <w:t>157.38</w:t>
            </w:r>
          </w:p>
        </w:tc>
        <w:tc>
          <w:tcPr>
            <w:tcW w:w="713" w:type="dxa"/>
            <w:tcBorders>
              <w:top w:val="nil"/>
              <w:bottom w:val="nil"/>
            </w:tcBorders>
          </w:tcPr>
          <w:p w14:paraId="48FC11DC" w14:textId="77777777" w:rsidR="0067239B" w:rsidRDefault="00367850">
            <w:pPr>
              <w:rPr>
                <w:sz w:val="15"/>
                <w:szCs w:val="15"/>
              </w:rPr>
            </w:pPr>
            <w:r>
              <w:rPr>
                <w:sz w:val="15"/>
                <w:szCs w:val="15"/>
              </w:rPr>
              <w:t>90.80</w:t>
            </w:r>
          </w:p>
        </w:tc>
        <w:tc>
          <w:tcPr>
            <w:tcW w:w="709" w:type="dxa"/>
            <w:tcBorders>
              <w:top w:val="nil"/>
              <w:bottom w:val="nil"/>
            </w:tcBorders>
          </w:tcPr>
          <w:p w14:paraId="09460D60" w14:textId="77777777" w:rsidR="0067239B" w:rsidRDefault="00367850">
            <w:pPr>
              <w:rPr>
                <w:sz w:val="15"/>
                <w:szCs w:val="15"/>
              </w:rPr>
            </w:pPr>
            <w:r>
              <w:rPr>
                <w:sz w:val="15"/>
                <w:szCs w:val="15"/>
              </w:rPr>
              <w:t>132.42</w:t>
            </w:r>
          </w:p>
        </w:tc>
        <w:tc>
          <w:tcPr>
            <w:tcW w:w="620" w:type="dxa"/>
            <w:tcBorders>
              <w:top w:val="nil"/>
              <w:bottom w:val="nil"/>
            </w:tcBorders>
          </w:tcPr>
          <w:p w14:paraId="5F7BD74B" w14:textId="77777777" w:rsidR="0067239B" w:rsidRDefault="00367850">
            <w:pPr>
              <w:rPr>
                <w:sz w:val="15"/>
                <w:szCs w:val="15"/>
              </w:rPr>
            </w:pPr>
            <w:r>
              <w:rPr>
                <w:sz w:val="15"/>
                <w:szCs w:val="15"/>
              </w:rPr>
              <w:t>77.13</w:t>
            </w:r>
          </w:p>
        </w:tc>
        <w:tc>
          <w:tcPr>
            <w:tcW w:w="687" w:type="dxa"/>
            <w:tcBorders>
              <w:top w:val="nil"/>
              <w:bottom w:val="nil"/>
            </w:tcBorders>
          </w:tcPr>
          <w:p w14:paraId="2CFF33A9" w14:textId="77777777" w:rsidR="0067239B" w:rsidRDefault="00367850">
            <w:pPr>
              <w:rPr>
                <w:sz w:val="15"/>
                <w:szCs w:val="15"/>
              </w:rPr>
            </w:pPr>
            <w:r>
              <w:rPr>
                <w:sz w:val="15"/>
                <w:szCs w:val="15"/>
              </w:rPr>
              <w:t>140.51</w:t>
            </w:r>
          </w:p>
        </w:tc>
        <w:tc>
          <w:tcPr>
            <w:tcW w:w="616" w:type="dxa"/>
            <w:tcBorders>
              <w:top w:val="nil"/>
              <w:bottom w:val="nil"/>
            </w:tcBorders>
          </w:tcPr>
          <w:p w14:paraId="556DA4F2" w14:textId="77777777" w:rsidR="0067239B" w:rsidRDefault="00367850">
            <w:pPr>
              <w:rPr>
                <w:sz w:val="15"/>
                <w:szCs w:val="15"/>
              </w:rPr>
            </w:pPr>
            <w:r>
              <w:rPr>
                <w:sz w:val="15"/>
                <w:szCs w:val="15"/>
              </w:rPr>
              <w:t>80.48</w:t>
            </w:r>
          </w:p>
        </w:tc>
      </w:tr>
      <w:tr w:rsidR="0067239B" w14:paraId="71D72D9F" w14:textId="77777777">
        <w:trPr>
          <w:gridAfter w:val="1"/>
          <w:wAfter w:w="8" w:type="dxa"/>
          <w:trHeight w:val="628"/>
        </w:trPr>
        <w:tc>
          <w:tcPr>
            <w:tcW w:w="1076" w:type="dxa"/>
            <w:tcBorders>
              <w:top w:val="nil"/>
              <w:bottom w:val="nil"/>
            </w:tcBorders>
          </w:tcPr>
          <w:p w14:paraId="2BAEFA4A" w14:textId="77777777" w:rsidR="0067239B" w:rsidRDefault="00367850">
            <w:pPr>
              <w:rPr>
                <w:sz w:val="15"/>
                <w:szCs w:val="15"/>
              </w:rPr>
            </w:pPr>
            <w:r>
              <w:rPr>
                <w:rFonts w:hint="eastAsia"/>
                <w:sz w:val="15"/>
                <w:szCs w:val="15"/>
              </w:rPr>
              <w:t>高血压前期患者</w:t>
            </w:r>
          </w:p>
        </w:tc>
        <w:tc>
          <w:tcPr>
            <w:tcW w:w="790" w:type="dxa"/>
            <w:tcBorders>
              <w:top w:val="nil"/>
              <w:bottom w:val="nil"/>
            </w:tcBorders>
          </w:tcPr>
          <w:p w14:paraId="72C4B768" w14:textId="77777777" w:rsidR="0067239B" w:rsidRDefault="0067239B">
            <w:pPr>
              <w:rPr>
                <w:sz w:val="15"/>
                <w:szCs w:val="15"/>
              </w:rPr>
            </w:pPr>
          </w:p>
        </w:tc>
        <w:tc>
          <w:tcPr>
            <w:tcW w:w="567" w:type="dxa"/>
            <w:tcBorders>
              <w:top w:val="nil"/>
              <w:bottom w:val="nil"/>
            </w:tcBorders>
          </w:tcPr>
          <w:p w14:paraId="7FBCF867" w14:textId="77777777" w:rsidR="0067239B" w:rsidRDefault="0067239B">
            <w:pPr>
              <w:rPr>
                <w:sz w:val="15"/>
                <w:szCs w:val="15"/>
              </w:rPr>
            </w:pPr>
          </w:p>
        </w:tc>
        <w:tc>
          <w:tcPr>
            <w:tcW w:w="588" w:type="dxa"/>
            <w:tcBorders>
              <w:top w:val="nil"/>
              <w:bottom w:val="nil"/>
            </w:tcBorders>
          </w:tcPr>
          <w:p w14:paraId="0F928FB7" w14:textId="77777777" w:rsidR="0067239B" w:rsidRDefault="0067239B">
            <w:pPr>
              <w:rPr>
                <w:sz w:val="15"/>
                <w:szCs w:val="15"/>
              </w:rPr>
            </w:pPr>
          </w:p>
        </w:tc>
        <w:tc>
          <w:tcPr>
            <w:tcW w:w="686" w:type="dxa"/>
            <w:tcBorders>
              <w:top w:val="nil"/>
              <w:bottom w:val="nil"/>
            </w:tcBorders>
          </w:tcPr>
          <w:p w14:paraId="04A0228C" w14:textId="77777777" w:rsidR="0067239B" w:rsidRDefault="0067239B">
            <w:pPr>
              <w:rPr>
                <w:sz w:val="15"/>
                <w:szCs w:val="15"/>
              </w:rPr>
            </w:pPr>
          </w:p>
        </w:tc>
        <w:tc>
          <w:tcPr>
            <w:tcW w:w="687" w:type="dxa"/>
            <w:tcBorders>
              <w:top w:val="nil"/>
              <w:bottom w:val="nil"/>
            </w:tcBorders>
          </w:tcPr>
          <w:p w14:paraId="0E59F7C8" w14:textId="77777777" w:rsidR="0067239B" w:rsidRDefault="0067239B">
            <w:pPr>
              <w:rPr>
                <w:sz w:val="15"/>
                <w:szCs w:val="15"/>
              </w:rPr>
            </w:pPr>
          </w:p>
        </w:tc>
        <w:tc>
          <w:tcPr>
            <w:tcW w:w="739" w:type="dxa"/>
            <w:tcBorders>
              <w:top w:val="nil"/>
              <w:bottom w:val="nil"/>
            </w:tcBorders>
          </w:tcPr>
          <w:p w14:paraId="2C83597F" w14:textId="77777777" w:rsidR="0067239B" w:rsidRDefault="0067239B">
            <w:pPr>
              <w:rPr>
                <w:sz w:val="15"/>
                <w:szCs w:val="15"/>
              </w:rPr>
            </w:pPr>
          </w:p>
        </w:tc>
        <w:tc>
          <w:tcPr>
            <w:tcW w:w="641" w:type="dxa"/>
            <w:tcBorders>
              <w:top w:val="nil"/>
              <w:bottom w:val="nil"/>
            </w:tcBorders>
          </w:tcPr>
          <w:p w14:paraId="460D2C90" w14:textId="77777777" w:rsidR="0067239B" w:rsidRDefault="0067239B">
            <w:pPr>
              <w:rPr>
                <w:sz w:val="15"/>
                <w:szCs w:val="15"/>
              </w:rPr>
            </w:pPr>
          </w:p>
        </w:tc>
        <w:tc>
          <w:tcPr>
            <w:tcW w:w="713" w:type="dxa"/>
            <w:tcBorders>
              <w:top w:val="nil"/>
              <w:bottom w:val="nil"/>
            </w:tcBorders>
          </w:tcPr>
          <w:p w14:paraId="02735879" w14:textId="77777777" w:rsidR="0067239B" w:rsidRDefault="0067239B">
            <w:pPr>
              <w:rPr>
                <w:sz w:val="15"/>
                <w:szCs w:val="15"/>
              </w:rPr>
            </w:pPr>
          </w:p>
        </w:tc>
        <w:tc>
          <w:tcPr>
            <w:tcW w:w="709" w:type="dxa"/>
            <w:tcBorders>
              <w:top w:val="nil"/>
              <w:bottom w:val="nil"/>
            </w:tcBorders>
          </w:tcPr>
          <w:p w14:paraId="1E15CA5D" w14:textId="77777777" w:rsidR="0067239B" w:rsidRDefault="0067239B">
            <w:pPr>
              <w:rPr>
                <w:sz w:val="15"/>
                <w:szCs w:val="15"/>
              </w:rPr>
            </w:pPr>
          </w:p>
        </w:tc>
        <w:tc>
          <w:tcPr>
            <w:tcW w:w="620" w:type="dxa"/>
            <w:tcBorders>
              <w:top w:val="nil"/>
              <w:bottom w:val="nil"/>
            </w:tcBorders>
          </w:tcPr>
          <w:p w14:paraId="4501124D" w14:textId="77777777" w:rsidR="0067239B" w:rsidRDefault="0067239B">
            <w:pPr>
              <w:rPr>
                <w:sz w:val="15"/>
                <w:szCs w:val="15"/>
              </w:rPr>
            </w:pPr>
          </w:p>
        </w:tc>
        <w:tc>
          <w:tcPr>
            <w:tcW w:w="687" w:type="dxa"/>
            <w:tcBorders>
              <w:top w:val="nil"/>
              <w:bottom w:val="nil"/>
            </w:tcBorders>
          </w:tcPr>
          <w:p w14:paraId="5527ED83" w14:textId="77777777" w:rsidR="0067239B" w:rsidRDefault="0067239B">
            <w:pPr>
              <w:rPr>
                <w:sz w:val="15"/>
                <w:szCs w:val="15"/>
              </w:rPr>
            </w:pPr>
          </w:p>
        </w:tc>
        <w:tc>
          <w:tcPr>
            <w:tcW w:w="616" w:type="dxa"/>
            <w:tcBorders>
              <w:top w:val="nil"/>
              <w:bottom w:val="nil"/>
            </w:tcBorders>
          </w:tcPr>
          <w:p w14:paraId="77CF96C0" w14:textId="77777777" w:rsidR="0067239B" w:rsidRDefault="0067239B">
            <w:pPr>
              <w:rPr>
                <w:sz w:val="15"/>
                <w:szCs w:val="15"/>
              </w:rPr>
            </w:pPr>
          </w:p>
        </w:tc>
      </w:tr>
      <w:tr w:rsidR="0067239B" w14:paraId="0512D2E6" w14:textId="77777777">
        <w:trPr>
          <w:gridAfter w:val="1"/>
          <w:wAfter w:w="8" w:type="dxa"/>
          <w:trHeight w:val="628"/>
        </w:trPr>
        <w:tc>
          <w:tcPr>
            <w:tcW w:w="1076" w:type="dxa"/>
            <w:tcBorders>
              <w:top w:val="nil"/>
              <w:bottom w:val="nil"/>
            </w:tcBorders>
          </w:tcPr>
          <w:p w14:paraId="66FE1FED" w14:textId="77777777" w:rsidR="0067239B" w:rsidRDefault="00367850">
            <w:pPr>
              <w:rPr>
                <w:sz w:val="15"/>
                <w:szCs w:val="15"/>
              </w:rPr>
            </w:pPr>
            <w:r>
              <w:rPr>
                <w:sz w:val="15"/>
                <w:szCs w:val="15"/>
              </w:rPr>
              <w:t>ABCD-N</w:t>
            </w:r>
            <w:r>
              <w:rPr>
                <w:sz w:val="15"/>
                <w:szCs w:val="15"/>
                <w:vertAlign w:val="superscript"/>
              </w:rPr>
              <w:t>[25]</w:t>
            </w:r>
          </w:p>
        </w:tc>
        <w:tc>
          <w:tcPr>
            <w:tcW w:w="790" w:type="dxa"/>
            <w:tcBorders>
              <w:top w:val="nil"/>
              <w:bottom w:val="nil"/>
            </w:tcBorders>
          </w:tcPr>
          <w:p w14:paraId="3E1BA7FB" w14:textId="77777777" w:rsidR="0067239B" w:rsidRDefault="00367850">
            <w:pPr>
              <w:rPr>
                <w:sz w:val="15"/>
                <w:szCs w:val="15"/>
              </w:rPr>
            </w:pPr>
            <w:r>
              <w:rPr>
                <w:sz w:val="15"/>
                <w:szCs w:val="15"/>
              </w:rPr>
              <w:t>5.3</w:t>
            </w:r>
          </w:p>
        </w:tc>
        <w:tc>
          <w:tcPr>
            <w:tcW w:w="567" w:type="dxa"/>
            <w:tcBorders>
              <w:top w:val="nil"/>
              <w:bottom w:val="nil"/>
            </w:tcBorders>
          </w:tcPr>
          <w:p w14:paraId="46081CB4" w14:textId="77777777" w:rsidR="0067239B" w:rsidRDefault="00367850">
            <w:pPr>
              <w:rPr>
                <w:sz w:val="15"/>
                <w:szCs w:val="15"/>
              </w:rPr>
            </w:pPr>
            <w:r>
              <w:rPr>
                <w:sz w:val="15"/>
                <w:szCs w:val="15"/>
              </w:rPr>
              <w:t>9</w:t>
            </w:r>
          </w:p>
        </w:tc>
        <w:tc>
          <w:tcPr>
            <w:tcW w:w="588" w:type="dxa"/>
            <w:tcBorders>
              <w:top w:val="nil"/>
              <w:bottom w:val="nil"/>
            </w:tcBorders>
          </w:tcPr>
          <w:p w14:paraId="4041FB09" w14:textId="77777777" w:rsidR="0067239B" w:rsidRDefault="00367850">
            <w:pPr>
              <w:rPr>
                <w:sz w:val="15"/>
                <w:szCs w:val="15"/>
              </w:rPr>
            </w:pPr>
            <w:r>
              <w:rPr>
                <w:sz w:val="15"/>
                <w:szCs w:val="15"/>
              </w:rPr>
              <w:t>6</w:t>
            </w:r>
          </w:p>
        </w:tc>
        <w:tc>
          <w:tcPr>
            <w:tcW w:w="686" w:type="dxa"/>
            <w:tcBorders>
              <w:top w:val="nil"/>
              <w:bottom w:val="nil"/>
            </w:tcBorders>
          </w:tcPr>
          <w:p w14:paraId="3E485359" w14:textId="77777777" w:rsidR="0067239B" w:rsidRDefault="00367850">
            <w:pPr>
              <w:rPr>
                <w:sz w:val="15"/>
                <w:szCs w:val="15"/>
              </w:rPr>
            </w:pPr>
            <w:r>
              <w:rPr>
                <w:sz w:val="15"/>
                <w:szCs w:val="15"/>
              </w:rPr>
              <w:t>237</w:t>
            </w:r>
          </w:p>
        </w:tc>
        <w:tc>
          <w:tcPr>
            <w:tcW w:w="687" w:type="dxa"/>
            <w:tcBorders>
              <w:top w:val="nil"/>
              <w:bottom w:val="nil"/>
            </w:tcBorders>
          </w:tcPr>
          <w:p w14:paraId="77B25751" w14:textId="77777777" w:rsidR="0067239B" w:rsidRDefault="00367850">
            <w:pPr>
              <w:rPr>
                <w:sz w:val="15"/>
                <w:szCs w:val="15"/>
              </w:rPr>
            </w:pPr>
            <w:r>
              <w:rPr>
                <w:sz w:val="15"/>
                <w:szCs w:val="15"/>
              </w:rPr>
              <w:t>243</w:t>
            </w:r>
          </w:p>
        </w:tc>
        <w:tc>
          <w:tcPr>
            <w:tcW w:w="739" w:type="dxa"/>
            <w:tcBorders>
              <w:top w:val="nil"/>
              <w:bottom w:val="nil"/>
            </w:tcBorders>
          </w:tcPr>
          <w:p w14:paraId="0FCCC467" w14:textId="77777777" w:rsidR="0067239B" w:rsidRDefault="00367850">
            <w:pPr>
              <w:rPr>
                <w:sz w:val="15"/>
                <w:szCs w:val="15"/>
              </w:rPr>
            </w:pPr>
            <w:r>
              <w:rPr>
                <w:sz w:val="15"/>
                <w:szCs w:val="15"/>
              </w:rPr>
              <w:t>480</w:t>
            </w:r>
          </w:p>
        </w:tc>
        <w:tc>
          <w:tcPr>
            <w:tcW w:w="641" w:type="dxa"/>
            <w:tcBorders>
              <w:top w:val="nil"/>
              <w:bottom w:val="nil"/>
            </w:tcBorders>
          </w:tcPr>
          <w:p w14:paraId="3D974E34" w14:textId="77777777" w:rsidR="0067239B" w:rsidRDefault="00367850">
            <w:pPr>
              <w:rPr>
                <w:sz w:val="15"/>
                <w:szCs w:val="15"/>
              </w:rPr>
            </w:pPr>
            <w:r>
              <w:rPr>
                <w:sz w:val="15"/>
                <w:szCs w:val="15"/>
              </w:rPr>
              <w:t>136.4</w:t>
            </w:r>
          </w:p>
        </w:tc>
        <w:tc>
          <w:tcPr>
            <w:tcW w:w="713" w:type="dxa"/>
            <w:tcBorders>
              <w:top w:val="nil"/>
              <w:bottom w:val="nil"/>
            </w:tcBorders>
          </w:tcPr>
          <w:p w14:paraId="709FEFDD" w14:textId="77777777" w:rsidR="0067239B" w:rsidRDefault="00367850">
            <w:pPr>
              <w:rPr>
                <w:sz w:val="15"/>
                <w:szCs w:val="15"/>
              </w:rPr>
            </w:pPr>
            <w:r>
              <w:rPr>
                <w:sz w:val="15"/>
                <w:szCs w:val="15"/>
              </w:rPr>
              <w:t>84.4</w:t>
            </w:r>
          </w:p>
        </w:tc>
        <w:tc>
          <w:tcPr>
            <w:tcW w:w="709" w:type="dxa"/>
            <w:tcBorders>
              <w:top w:val="nil"/>
              <w:bottom w:val="nil"/>
            </w:tcBorders>
          </w:tcPr>
          <w:p w14:paraId="42C1DC5C" w14:textId="77777777" w:rsidR="0067239B" w:rsidRDefault="00367850">
            <w:pPr>
              <w:rPr>
                <w:sz w:val="15"/>
                <w:szCs w:val="15"/>
              </w:rPr>
            </w:pPr>
            <w:r>
              <w:rPr>
                <w:sz w:val="15"/>
                <w:szCs w:val="15"/>
              </w:rPr>
              <w:t>128</w:t>
            </w:r>
          </w:p>
        </w:tc>
        <w:tc>
          <w:tcPr>
            <w:tcW w:w="620" w:type="dxa"/>
            <w:tcBorders>
              <w:top w:val="nil"/>
              <w:bottom w:val="nil"/>
            </w:tcBorders>
          </w:tcPr>
          <w:p w14:paraId="222F7EA1" w14:textId="77777777" w:rsidR="0067239B" w:rsidRDefault="00367850">
            <w:pPr>
              <w:rPr>
                <w:sz w:val="15"/>
                <w:szCs w:val="15"/>
              </w:rPr>
            </w:pPr>
            <w:r>
              <w:rPr>
                <w:sz w:val="15"/>
                <w:szCs w:val="15"/>
              </w:rPr>
              <w:t>75</w:t>
            </w:r>
          </w:p>
        </w:tc>
        <w:tc>
          <w:tcPr>
            <w:tcW w:w="687" w:type="dxa"/>
            <w:tcBorders>
              <w:top w:val="nil"/>
              <w:bottom w:val="nil"/>
            </w:tcBorders>
          </w:tcPr>
          <w:p w14:paraId="1319ABBA" w14:textId="77777777" w:rsidR="0067239B" w:rsidRDefault="00367850">
            <w:pPr>
              <w:rPr>
                <w:sz w:val="15"/>
                <w:szCs w:val="15"/>
              </w:rPr>
            </w:pPr>
            <w:r>
              <w:rPr>
                <w:sz w:val="15"/>
                <w:szCs w:val="15"/>
              </w:rPr>
              <w:t>137</w:t>
            </w:r>
          </w:p>
        </w:tc>
        <w:tc>
          <w:tcPr>
            <w:tcW w:w="616" w:type="dxa"/>
            <w:tcBorders>
              <w:top w:val="nil"/>
              <w:bottom w:val="nil"/>
            </w:tcBorders>
          </w:tcPr>
          <w:p w14:paraId="5ADDABC0" w14:textId="77777777" w:rsidR="0067239B" w:rsidRDefault="00367850">
            <w:pPr>
              <w:rPr>
                <w:sz w:val="15"/>
                <w:szCs w:val="15"/>
              </w:rPr>
            </w:pPr>
            <w:r>
              <w:rPr>
                <w:sz w:val="15"/>
                <w:szCs w:val="15"/>
              </w:rPr>
              <w:t>81</w:t>
            </w:r>
          </w:p>
        </w:tc>
      </w:tr>
      <w:tr w:rsidR="0067239B" w14:paraId="04697AFA" w14:textId="77777777">
        <w:trPr>
          <w:gridAfter w:val="1"/>
          <w:wAfter w:w="8" w:type="dxa"/>
          <w:trHeight w:val="319"/>
        </w:trPr>
        <w:tc>
          <w:tcPr>
            <w:tcW w:w="1076" w:type="dxa"/>
            <w:tcBorders>
              <w:top w:val="nil"/>
              <w:bottom w:val="nil"/>
            </w:tcBorders>
          </w:tcPr>
          <w:p w14:paraId="3E31757B" w14:textId="77777777" w:rsidR="0067239B" w:rsidRDefault="00367850">
            <w:pPr>
              <w:rPr>
                <w:sz w:val="15"/>
                <w:szCs w:val="15"/>
              </w:rPr>
            </w:pPr>
            <w:r>
              <w:rPr>
                <w:sz w:val="15"/>
                <w:szCs w:val="15"/>
              </w:rPr>
              <w:t>ABCD-2V</w:t>
            </w:r>
            <w:r>
              <w:rPr>
                <w:sz w:val="15"/>
                <w:szCs w:val="15"/>
                <w:vertAlign w:val="superscript"/>
              </w:rPr>
              <w:t>[26]</w:t>
            </w:r>
          </w:p>
        </w:tc>
        <w:tc>
          <w:tcPr>
            <w:tcW w:w="790" w:type="dxa"/>
            <w:tcBorders>
              <w:top w:val="nil"/>
              <w:bottom w:val="nil"/>
            </w:tcBorders>
          </w:tcPr>
          <w:p w14:paraId="0A74C4CE" w14:textId="77777777" w:rsidR="0067239B" w:rsidRDefault="00367850">
            <w:pPr>
              <w:rPr>
                <w:sz w:val="15"/>
                <w:szCs w:val="15"/>
              </w:rPr>
            </w:pPr>
            <w:r>
              <w:rPr>
                <w:sz w:val="15"/>
                <w:szCs w:val="15"/>
              </w:rPr>
              <w:t>1.9</w:t>
            </w:r>
          </w:p>
        </w:tc>
        <w:tc>
          <w:tcPr>
            <w:tcW w:w="567" w:type="dxa"/>
            <w:tcBorders>
              <w:top w:val="nil"/>
              <w:bottom w:val="nil"/>
            </w:tcBorders>
          </w:tcPr>
          <w:p w14:paraId="3CAED380" w14:textId="77777777" w:rsidR="0067239B" w:rsidRDefault="00367850">
            <w:pPr>
              <w:rPr>
                <w:sz w:val="15"/>
                <w:szCs w:val="15"/>
              </w:rPr>
            </w:pPr>
            <w:r>
              <w:rPr>
                <w:sz w:val="15"/>
                <w:szCs w:val="15"/>
              </w:rPr>
              <w:t>6</w:t>
            </w:r>
          </w:p>
        </w:tc>
        <w:tc>
          <w:tcPr>
            <w:tcW w:w="588" w:type="dxa"/>
            <w:tcBorders>
              <w:top w:val="nil"/>
              <w:bottom w:val="nil"/>
            </w:tcBorders>
          </w:tcPr>
          <w:p w14:paraId="19F4A5FA" w14:textId="77777777" w:rsidR="0067239B" w:rsidRDefault="00367850">
            <w:pPr>
              <w:rPr>
                <w:sz w:val="15"/>
                <w:szCs w:val="15"/>
              </w:rPr>
            </w:pPr>
            <w:r>
              <w:rPr>
                <w:sz w:val="15"/>
                <w:szCs w:val="15"/>
              </w:rPr>
              <w:t>5</w:t>
            </w:r>
          </w:p>
        </w:tc>
        <w:tc>
          <w:tcPr>
            <w:tcW w:w="686" w:type="dxa"/>
            <w:tcBorders>
              <w:top w:val="nil"/>
              <w:bottom w:val="nil"/>
            </w:tcBorders>
          </w:tcPr>
          <w:p w14:paraId="59901E71" w14:textId="77777777" w:rsidR="0067239B" w:rsidRDefault="00367850">
            <w:pPr>
              <w:rPr>
                <w:sz w:val="15"/>
                <w:szCs w:val="15"/>
              </w:rPr>
            </w:pPr>
            <w:r>
              <w:rPr>
                <w:sz w:val="15"/>
                <w:szCs w:val="15"/>
              </w:rPr>
              <w:t>66</w:t>
            </w:r>
          </w:p>
        </w:tc>
        <w:tc>
          <w:tcPr>
            <w:tcW w:w="687" w:type="dxa"/>
            <w:tcBorders>
              <w:top w:val="nil"/>
              <w:bottom w:val="nil"/>
            </w:tcBorders>
          </w:tcPr>
          <w:p w14:paraId="08ECBEDA" w14:textId="77777777" w:rsidR="0067239B" w:rsidRDefault="00367850">
            <w:pPr>
              <w:rPr>
                <w:sz w:val="15"/>
                <w:szCs w:val="15"/>
              </w:rPr>
            </w:pPr>
            <w:r>
              <w:rPr>
                <w:sz w:val="15"/>
                <w:szCs w:val="15"/>
              </w:rPr>
              <w:t>63</w:t>
            </w:r>
          </w:p>
        </w:tc>
        <w:tc>
          <w:tcPr>
            <w:tcW w:w="739" w:type="dxa"/>
            <w:tcBorders>
              <w:top w:val="nil"/>
              <w:bottom w:val="nil"/>
            </w:tcBorders>
          </w:tcPr>
          <w:p w14:paraId="7D6276F3" w14:textId="77777777" w:rsidR="0067239B" w:rsidRDefault="00367850">
            <w:pPr>
              <w:rPr>
                <w:sz w:val="15"/>
                <w:szCs w:val="15"/>
              </w:rPr>
            </w:pPr>
            <w:r>
              <w:rPr>
                <w:sz w:val="15"/>
                <w:szCs w:val="15"/>
              </w:rPr>
              <w:t>129</w:t>
            </w:r>
          </w:p>
        </w:tc>
        <w:tc>
          <w:tcPr>
            <w:tcW w:w="641" w:type="dxa"/>
            <w:tcBorders>
              <w:top w:val="nil"/>
              <w:bottom w:val="nil"/>
            </w:tcBorders>
          </w:tcPr>
          <w:p w14:paraId="457A4C9A" w14:textId="77777777" w:rsidR="0067239B" w:rsidRDefault="00367850">
            <w:pPr>
              <w:rPr>
                <w:sz w:val="15"/>
                <w:szCs w:val="15"/>
              </w:rPr>
            </w:pPr>
            <w:r>
              <w:rPr>
                <w:sz w:val="15"/>
                <w:szCs w:val="15"/>
              </w:rPr>
              <w:t>126</w:t>
            </w:r>
          </w:p>
        </w:tc>
        <w:tc>
          <w:tcPr>
            <w:tcW w:w="713" w:type="dxa"/>
            <w:tcBorders>
              <w:top w:val="nil"/>
              <w:bottom w:val="nil"/>
            </w:tcBorders>
          </w:tcPr>
          <w:p w14:paraId="7FD98164" w14:textId="77777777" w:rsidR="0067239B" w:rsidRDefault="00367850">
            <w:pPr>
              <w:rPr>
                <w:sz w:val="15"/>
                <w:szCs w:val="15"/>
              </w:rPr>
            </w:pPr>
            <w:r>
              <w:rPr>
                <w:sz w:val="15"/>
                <w:szCs w:val="15"/>
              </w:rPr>
              <w:t>84</w:t>
            </w:r>
          </w:p>
        </w:tc>
        <w:tc>
          <w:tcPr>
            <w:tcW w:w="709" w:type="dxa"/>
            <w:tcBorders>
              <w:top w:val="nil"/>
              <w:bottom w:val="nil"/>
            </w:tcBorders>
          </w:tcPr>
          <w:p w14:paraId="5645C42D" w14:textId="77777777" w:rsidR="0067239B" w:rsidRDefault="00367850">
            <w:pPr>
              <w:rPr>
                <w:sz w:val="15"/>
                <w:szCs w:val="15"/>
              </w:rPr>
            </w:pPr>
            <w:r>
              <w:rPr>
                <w:sz w:val="15"/>
                <w:szCs w:val="15"/>
              </w:rPr>
              <w:t>118</w:t>
            </w:r>
          </w:p>
        </w:tc>
        <w:tc>
          <w:tcPr>
            <w:tcW w:w="620" w:type="dxa"/>
            <w:tcBorders>
              <w:top w:val="nil"/>
              <w:bottom w:val="nil"/>
            </w:tcBorders>
          </w:tcPr>
          <w:p w14:paraId="4D83CD16" w14:textId="77777777" w:rsidR="0067239B" w:rsidRDefault="00367850">
            <w:pPr>
              <w:rPr>
                <w:sz w:val="15"/>
                <w:szCs w:val="15"/>
              </w:rPr>
            </w:pPr>
            <w:r>
              <w:rPr>
                <w:sz w:val="15"/>
                <w:szCs w:val="15"/>
              </w:rPr>
              <w:t>75</w:t>
            </w:r>
          </w:p>
        </w:tc>
        <w:tc>
          <w:tcPr>
            <w:tcW w:w="687" w:type="dxa"/>
            <w:tcBorders>
              <w:top w:val="nil"/>
              <w:bottom w:val="nil"/>
            </w:tcBorders>
          </w:tcPr>
          <w:p w14:paraId="545F9D8E" w14:textId="77777777" w:rsidR="0067239B" w:rsidRDefault="00367850">
            <w:pPr>
              <w:rPr>
                <w:sz w:val="15"/>
                <w:szCs w:val="15"/>
              </w:rPr>
            </w:pPr>
            <w:r>
              <w:rPr>
                <w:sz w:val="15"/>
                <w:szCs w:val="15"/>
              </w:rPr>
              <w:t>124</w:t>
            </w:r>
          </w:p>
        </w:tc>
        <w:tc>
          <w:tcPr>
            <w:tcW w:w="616" w:type="dxa"/>
            <w:tcBorders>
              <w:top w:val="nil"/>
              <w:bottom w:val="nil"/>
            </w:tcBorders>
          </w:tcPr>
          <w:p w14:paraId="732C453F" w14:textId="77777777" w:rsidR="0067239B" w:rsidRDefault="00367850">
            <w:pPr>
              <w:rPr>
                <w:sz w:val="15"/>
                <w:szCs w:val="15"/>
              </w:rPr>
            </w:pPr>
            <w:r>
              <w:rPr>
                <w:sz w:val="15"/>
                <w:szCs w:val="15"/>
              </w:rPr>
              <w:t>80</w:t>
            </w:r>
          </w:p>
        </w:tc>
      </w:tr>
      <w:tr w:rsidR="0067239B" w14:paraId="2C004B7B" w14:textId="77777777">
        <w:trPr>
          <w:gridAfter w:val="1"/>
          <w:wAfter w:w="8" w:type="dxa"/>
          <w:trHeight w:val="937"/>
        </w:trPr>
        <w:tc>
          <w:tcPr>
            <w:tcW w:w="1076" w:type="dxa"/>
            <w:tcBorders>
              <w:top w:val="nil"/>
              <w:bottom w:val="single" w:sz="18" w:space="0" w:color="auto"/>
            </w:tcBorders>
          </w:tcPr>
          <w:p w14:paraId="5D9F6A50" w14:textId="77777777" w:rsidR="0067239B" w:rsidRDefault="00367850">
            <w:pPr>
              <w:rPr>
                <w:sz w:val="15"/>
                <w:szCs w:val="15"/>
              </w:rPr>
            </w:pPr>
            <w:r>
              <w:rPr>
                <w:rFonts w:hint="eastAsia"/>
                <w:sz w:val="15"/>
                <w:szCs w:val="15"/>
              </w:rPr>
              <w:t>高血压及高血压前期患者</w:t>
            </w:r>
          </w:p>
        </w:tc>
        <w:tc>
          <w:tcPr>
            <w:tcW w:w="790" w:type="dxa"/>
            <w:tcBorders>
              <w:top w:val="nil"/>
              <w:bottom w:val="single" w:sz="18" w:space="0" w:color="auto"/>
            </w:tcBorders>
          </w:tcPr>
          <w:p w14:paraId="47BE6052" w14:textId="77777777" w:rsidR="0067239B" w:rsidRDefault="00367850">
            <w:pPr>
              <w:rPr>
                <w:sz w:val="15"/>
                <w:szCs w:val="15"/>
              </w:rPr>
            </w:pPr>
            <w:r>
              <w:rPr>
                <w:sz w:val="15"/>
                <w:szCs w:val="15"/>
              </w:rPr>
              <w:t>3.66</w:t>
            </w:r>
          </w:p>
        </w:tc>
        <w:tc>
          <w:tcPr>
            <w:tcW w:w="567" w:type="dxa"/>
            <w:tcBorders>
              <w:top w:val="nil"/>
              <w:bottom w:val="single" w:sz="18" w:space="0" w:color="auto"/>
            </w:tcBorders>
          </w:tcPr>
          <w:p w14:paraId="6D81FAC9" w14:textId="77777777" w:rsidR="0067239B" w:rsidRDefault="00367850">
            <w:pPr>
              <w:rPr>
                <w:sz w:val="15"/>
                <w:szCs w:val="15"/>
              </w:rPr>
            </w:pPr>
            <w:r>
              <w:rPr>
                <w:sz w:val="15"/>
                <w:szCs w:val="15"/>
              </w:rPr>
              <w:t>8.09</w:t>
            </w:r>
          </w:p>
        </w:tc>
        <w:tc>
          <w:tcPr>
            <w:tcW w:w="588" w:type="dxa"/>
            <w:tcBorders>
              <w:top w:val="nil"/>
              <w:bottom w:val="single" w:sz="18" w:space="0" w:color="auto"/>
            </w:tcBorders>
          </w:tcPr>
          <w:p w14:paraId="2E7ED86C" w14:textId="77777777" w:rsidR="0067239B" w:rsidRDefault="00367850">
            <w:pPr>
              <w:rPr>
                <w:sz w:val="15"/>
                <w:szCs w:val="15"/>
              </w:rPr>
            </w:pPr>
            <w:r>
              <w:rPr>
                <w:sz w:val="15"/>
                <w:szCs w:val="15"/>
              </w:rPr>
              <w:t>3.38</w:t>
            </w:r>
          </w:p>
        </w:tc>
        <w:tc>
          <w:tcPr>
            <w:tcW w:w="686" w:type="dxa"/>
            <w:tcBorders>
              <w:top w:val="nil"/>
              <w:bottom w:val="single" w:sz="18" w:space="0" w:color="auto"/>
            </w:tcBorders>
          </w:tcPr>
          <w:p w14:paraId="5341742F" w14:textId="77777777" w:rsidR="0067239B" w:rsidRDefault="0067239B">
            <w:pPr>
              <w:rPr>
                <w:sz w:val="15"/>
                <w:szCs w:val="15"/>
              </w:rPr>
            </w:pPr>
          </w:p>
        </w:tc>
        <w:tc>
          <w:tcPr>
            <w:tcW w:w="687" w:type="dxa"/>
            <w:tcBorders>
              <w:top w:val="nil"/>
              <w:bottom w:val="single" w:sz="18" w:space="0" w:color="auto"/>
            </w:tcBorders>
          </w:tcPr>
          <w:p w14:paraId="11131DD2" w14:textId="77777777" w:rsidR="0067239B" w:rsidRDefault="0067239B">
            <w:pPr>
              <w:rPr>
                <w:sz w:val="15"/>
                <w:szCs w:val="15"/>
              </w:rPr>
            </w:pPr>
          </w:p>
        </w:tc>
        <w:tc>
          <w:tcPr>
            <w:tcW w:w="739" w:type="dxa"/>
            <w:tcBorders>
              <w:top w:val="nil"/>
              <w:bottom w:val="single" w:sz="18" w:space="0" w:color="auto"/>
            </w:tcBorders>
          </w:tcPr>
          <w:p w14:paraId="256BC69A" w14:textId="77777777" w:rsidR="0067239B" w:rsidRDefault="00367850">
            <w:pPr>
              <w:rPr>
                <w:sz w:val="15"/>
                <w:szCs w:val="15"/>
              </w:rPr>
            </w:pPr>
            <w:r>
              <w:rPr>
                <w:sz w:val="15"/>
                <w:szCs w:val="15"/>
              </w:rPr>
              <w:t>52844</w:t>
            </w:r>
          </w:p>
        </w:tc>
        <w:tc>
          <w:tcPr>
            <w:tcW w:w="641" w:type="dxa"/>
            <w:tcBorders>
              <w:top w:val="nil"/>
              <w:bottom w:val="single" w:sz="18" w:space="0" w:color="auto"/>
            </w:tcBorders>
          </w:tcPr>
          <w:p w14:paraId="32AEB619" w14:textId="77777777" w:rsidR="0067239B" w:rsidRDefault="00367850">
            <w:pPr>
              <w:rPr>
                <w:sz w:val="15"/>
                <w:szCs w:val="15"/>
              </w:rPr>
            </w:pPr>
            <w:r>
              <w:rPr>
                <w:sz w:val="15"/>
                <w:szCs w:val="15"/>
              </w:rPr>
              <w:t>157.12</w:t>
            </w:r>
          </w:p>
        </w:tc>
        <w:tc>
          <w:tcPr>
            <w:tcW w:w="713" w:type="dxa"/>
            <w:tcBorders>
              <w:top w:val="nil"/>
              <w:bottom w:val="single" w:sz="18" w:space="0" w:color="auto"/>
            </w:tcBorders>
          </w:tcPr>
          <w:p w14:paraId="738CA0BD" w14:textId="77777777" w:rsidR="0067239B" w:rsidRDefault="00367850">
            <w:pPr>
              <w:rPr>
                <w:sz w:val="15"/>
                <w:szCs w:val="15"/>
              </w:rPr>
            </w:pPr>
            <w:r>
              <w:rPr>
                <w:sz w:val="15"/>
                <w:szCs w:val="15"/>
              </w:rPr>
              <w:t>90.72</w:t>
            </w:r>
          </w:p>
        </w:tc>
        <w:tc>
          <w:tcPr>
            <w:tcW w:w="709" w:type="dxa"/>
            <w:tcBorders>
              <w:top w:val="nil"/>
              <w:bottom w:val="single" w:sz="18" w:space="0" w:color="auto"/>
            </w:tcBorders>
          </w:tcPr>
          <w:p w14:paraId="74FF73AF" w14:textId="77777777" w:rsidR="0067239B" w:rsidRDefault="00367850">
            <w:pPr>
              <w:rPr>
                <w:sz w:val="15"/>
                <w:szCs w:val="15"/>
              </w:rPr>
            </w:pPr>
            <w:r>
              <w:rPr>
                <w:sz w:val="15"/>
                <w:szCs w:val="15"/>
              </w:rPr>
              <w:t>132.34</w:t>
            </w:r>
          </w:p>
        </w:tc>
        <w:tc>
          <w:tcPr>
            <w:tcW w:w="620" w:type="dxa"/>
            <w:tcBorders>
              <w:top w:val="nil"/>
              <w:bottom w:val="single" w:sz="18" w:space="0" w:color="auto"/>
            </w:tcBorders>
          </w:tcPr>
          <w:p w14:paraId="0705F8B0" w14:textId="77777777" w:rsidR="0067239B" w:rsidRDefault="00367850">
            <w:pPr>
              <w:rPr>
                <w:sz w:val="15"/>
                <w:szCs w:val="15"/>
              </w:rPr>
            </w:pPr>
            <w:r>
              <w:rPr>
                <w:sz w:val="15"/>
                <w:szCs w:val="15"/>
              </w:rPr>
              <w:t>77.10</w:t>
            </w:r>
          </w:p>
        </w:tc>
        <w:tc>
          <w:tcPr>
            <w:tcW w:w="687" w:type="dxa"/>
            <w:tcBorders>
              <w:top w:val="nil"/>
              <w:bottom w:val="single" w:sz="18" w:space="0" w:color="auto"/>
            </w:tcBorders>
          </w:tcPr>
          <w:p w14:paraId="0B223203" w14:textId="77777777" w:rsidR="0067239B" w:rsidRDefault="00367850">
            <w:pPr>
              <w:rPr>
                <w:sz w:val="15"/>
                <w:szCs w:val="15"/>
              </w:rPr>
            </w:pPr>
            <w:r>
              <w:rPr>
                <w:sz w:val="15"/>
                <w:szCs w:val="15"/>
              </w:rPr>
              <w:t>140.43</w:t>
            </w:r>
          </w:p>
        </w:tc>
        <w:tc>
          <w:tcPr>
            <w:tcW w:w="616" w:type="dxa"/>
            <w:tcBorders>
              <w:top w:val="nil"/>
              <w:bottom w:val="single" w:sz="18" w:space="0" w:color="auto"/>
            </w:tcBorders>
          </w:tcPr>
          <w:p w14:paraId="39E547CD" w14:textId="77777777" w:rsidR="0067239B" w:rsidRDefault="00367850">
            <w:pPr>
              <w:rPr>
                <w:sz w:val="15"/>
                <w:szCs w:val="15"/>
              </w:rPr>
            </w:pPr>
            <w:r>
              <w:rPr>
                <w:sz w:val="15"/>
                <w:szCs w:val="15"/>
              </w:rPr>
              <w:t>80.48</w:t>
            </w:r>
          </w:p>
        </w:tc>
      </w:tr>
    </w:tbl>
    <w:p w14:paraId="225C7684" w14:textId="77777777" w:rsidR="0067239B" w:rsidRDefault="00367850">
      <w:pPr>
        <w:rPr>
          <w:sz w:val="18"/>
          <w:szCs w:val="18"/>
        </w:rPr>
      </w:pPr>
      <w:r>
        <w:rPr>
          <w:rFonts w:hint="eastAsia"/>
          <w:sz w:val="18"/>
          <w:szCs w:val="18"/>
        </w:rPr>
        <w:t>在</w:t>
      </w:r>
      <w:proofErr w:type="spellStart"/>
      <w:r>
        <w:rPr>
          <w:sz w:val="18"/>
        </w:rPr>
        <w:t>Fogari</w:t>
      </w:r>
      <w:proofErr w:type="spellEnd"/>
      <w:r>
        <w:rPr>
          <w:rFonts w:hint="eastAsia"/>
          <w:sz w:val="18"/>
        </w:rPr>
        <w:t>等人的试验</w:t>
      </w:r>
      <w:r>
        <w:rPr>
          <w:sz w:val="18"/>
          <w:vertAlign w:val="superscript"/>
        </w:rPr>
        <w:t>[8]</w:t>
      </w:r>
      <w:r>
        <w:rPr>
          <w:rFonts w:hint="eastAsia"/>
          <w:sz w:val="18"/>
        </w:rPr>
        <w:t>中，强化治疗组为</w:t>
      </w:r>
      <w:del w:id="2" w:author="Molly Wood" w:date="2016-05-30T17:38:00Z">
        <w:r w:rsidDel="00B515A0">
          <w:rPr>
            <w:rFonts w:hint="eastAsia"/>
            <w:sz w:val="18"/>
          </w:rPr>
          <w:delText>接受</w:delText>
        </w:r>
      </w:del>
      <w:r>
        <w:rPr>
          <w:rFonts w:hint="eastAsia"/>
          <w:sz w:val="18"/>
        </w:rPr>
        <w:t>联合治疗</w:t>
      </w:r>
      <w:del w:id="3" w:author="Molly Wood" w:date="2016-05-30T17:38:00Z">
        <w:r w:rsidDel="00B515A0">
          <w:rPr>
            <w:rFonts w:hint="eastAsia"/>
            <w:sz w:val="18"/>
          </w:rPr>
          <w:delText>的</w:delText>
        </w:r>
      </w:del>
      <w:r>
        <w:rPr>
          <w:rFonts w:hint="eastAsia"/>
          <w:sz w:val="18"/>
        </w:rPr>
        <w:t>组，而非强化治疗组为</w:t>
      </w:r>
      <w:ins w:id="4" w:author="Molly Wood" w:date="2016-05-30T17:38:00Z">
        <w:r w:rsidR="00B515A0">
          <w:rPr>
            <w:rFonts w:hint="eastAsia"/>
            <w:sz w:val="18"/>
          </w:rPr>
          <w:t>2</w:t>
        </w:r>
        <w:r w:rsidR="00B515A0">
          <w:rPr>
            <w:rFonts w:hint="eastAsia"/>
            <w:sz w:val="18"/>
          </w:rPr>
          <w:t>个</w:t>
        </w:r>
      </w:ins>
      <w:del w:id="5" w:author="Molly Wood" w:date="2016-05-30T17:38:00Z">
        <w:r w:rsidDel="00B515A0">
          <w:rPr>
            <w:rFonts w:hint="eastAsia"/>
            <w:sz w:val="18"/>
          </w:rPr>
          <w:delText>接受</w:delText>
        </w:r>
      </w:del>
      <w:r>
        <w:rPr>
          <w:rFonts w:hint="eastAsia"/>
          <w:sz w:val="18"/>
        </w:rPr>
        <w:t>单药治疗</w:t>
      </w:r>
      <w:del w:id="6" w:author="Molly Wood" w:date="2016-05-30T17:38:00Z">
        <w:r w:rsidDel="00B515A0">
          <w:rPr>
            <w:rFonts w:hint="eastAsia"/>
            <w:sz w:val="18"/>
          </w:rPr>
          <w:delText>的两个</w:delText>
        </w:r>
      </w:del>
      <w:r>
        <w:rPr>
          <w:rFonts w:hint="eastAsia"/>
          <w:sz w:val="18"/>
        </w:rPr>
        <w:t>组；在</w:t>
      </w:r>
      <w:r>
        <w:rPr>
          <w:sz w:val="18"/>
        </w:rPr>
        <w:t>HOT</w:t>
      </w:r>
      <w:r>
        <w:rPr>
          <w:rFonts w:hint="eastAsia"/>
          <w:sz w:val="18"/>
        </w:rPr>
        <w:t>研究</w:t>
      </w:r>
      <w:r>
        <w:rPr>
          <w:sz w:val="18"/>
          <w:vertAlign w:val="superscript"/>
        </w:rPr>
        <w:t>[3]</w:t>
      </w:r>
      <w:r>
        <w:rPr>
          <w:rFonts w:hint="eastAsia"/>
          <w:sz w:val="18"/>
        </w:rPr>
        <w:t>中，</w:t>
      </w:r>
      <w:ins w:id="7" w:author="Molly Wood" w:date="2016-05-30T17:45:00Z">
        <w:r w:rsidR="00B515A0">
          <w:rPr>
            <w:sz w:val="18"/>
          </w:rPr>
          <w:t>DBP&lt;80</w:t>
        </w:r>
        <w:r w:rsidR="00B515A0">
          <w:t xml:space="preserve"> </w:t>
        </w:r>
        <w:r w:rsidR="00B515A0">
          <w:rPr>
            <w:sz w:val="18"/>
          </w:rPr>
          <w:t>mmHg</w:t>
        </w:r>
        <w:r w:rsidR="00B515A0">
          <w:rPr>
            <w:rFonts w:hint="eastAsia"/>
            <w:sz w:val="18"/>
          </w:rPr>
          <w:t>组</w:t>
        </w:r>
      </w:ins>
      <w:ins w:id="8" w:author="Molly Wood" w:date="2016-05-30T17:46:00Z">
        <w:r w:rsidR="00B515A0">
          <w:rPr>
            <w:rFonts w:hint="eastAsia"/>
            <w:sz w:val="18"/>
          </w:rPr>
          <w:t>为</w:t>
        </w:r>
      </w:ins>
      <w:ins w:id="9" w:author="Molly Wood" w:date="2016-05-30T17:42:00Z">
        <w:r w:rsidR="00B515A0">
          <w:rPr>
            <w:rFonts w:hint="eastAsia"/>
            <w:sz w:val="18"/>
          </w:rPr>
          <w:t>强化治疗组</w:t>
        </w:r>
      </w:ins>
      <w:del w:id="10" w:author="Molly Wood" w:date="2016-05-30T17:42:00Z">
        <w:r w:rsidDel="00B515A0">
          <w:rPr>
            <w:rFonts w:hint="eastAsia"/>
            <w:sz w:val="18"/>
          </w:rPr>
          <w:delText>强化治疗组</w:delText>
        </w:r>
      </w:del>
      <w:del w:id="11" w:author="Molly Wood" w:date="2016-05-30T17:40:00Z">
        <w:r w:rsidDel="00B515A0">
          <w:rPr>
            <w:rFonts w:hint="eastAsia"/>
            <w:sz w:val="18"/>
          </w:rPr>
          <w:delText>为</w:delText>
        </w:r>
      </w:del>
      <w:del w:id="12" w:author="Molly Wood" w:date="2016-05-30T17:41:00Z">
        <w:r w:rsidDel="00B515A0">
          <w:rPr>
            <w:sz w:val="18"/>
          </w:rPr>
          <w:delText>DBP&lt;80</w:delText>
        </w:r>
        <w:r w:rsidDel="00B515A0">
          <w:delText xml:space="preserve"> </w:delText>
        </w:r>
        <w:r w:rsidDel="00B515A0">
          <w:rPr>
            <w:sz w:val="18"/>
          </w:rPr>
          <w:delText>mmHg</w:delText>
        </w:r>
      </w:del>
      <w:del w:id="13" w:author="Molly Wood" w:date="2016-05-30T17:40:00Z">
        <w:r w:rsidDel="00B515A0">
          <w:rPr>
            <w:rFonts w:hint="eastAsia"/>
            <w:sz w:val="18"/>
          </w:rPr>
          <w:delText>的随机</w:delText>
        </w:r>
      </w:del>
      <w:del w:id="14" w:author="Molly Wood" w:date="2016-05-30T17:41:00Z">
        <w:r w:rsidDel="00B515A0">
          <w:rPr>
            <w:rFonts w:hint="eastAsia"/>
            <w:sz w:val="18"/>
          </w:rPr>
          <w:delText>组</w:delText>
        </w:r>
      </w:del>
      <w:r>
        <w:rPr>
          <w:rFonts w:hint="eastAsia"/>
          <w:sz w:val="18"/>
        </w:rPr>
        <w:t>，而非强化治疗组</w:t>
      </w:r>
      <w:ins w:id="15" w:author="Molly Wood" w:date="2016-05-30T17:41:00Z">
        <w:r w:rsidR="00B515A0">
          <w:rPr>
            <w:rFonts w:hint="eastAsia"/>
            <w:sz w:val="18"/>
          </w:rPr>
          <w:t>随机</w:t>
        </w:r>
      </w:ins>
      <w:ins w:id="16" w:author="Molly Wood" w:date="2016-05-30T17:42:00Z">
        <w:r w:rsidR="00B515A0">
          <w:rPr>
            <w:rFonts w:hint="eastAsia"/>
            <w:sz w:val="18"/>
          </w:rPr>
          <w:t>分</w:t>
        </w:r>
      </w:ins>
      <w:r>
        <w:rPr>
          <w:rFonts w:hint="eastAsia"/>
          <w:sz w:val="18"/>
        </w:rPr>
        <w:t>为</w:t>
      </w:r>
      <w:r>
        <w:rPr>
          <w:sz w:val="18"/>
        </w:rPr>
        <w:t>DBP&lt;85</w:t>
      </w:r>
      <w:r>
        <w:t xml:space="preserve"> </w:t>
      </w:r>
      <w:r>
        <w:rPr>
          <w:sz w:val="18"/>
        </w:rPr>
        <w:t>mmHg</w:t>
      </w:r>
      <w:r>
        <w:rPr>
          <w:rFonts w:hint="eastAsia"/>
          <w:sz w:val="18"/>
        </w:rPr>
        <w:t>和</w:t>
      </w:r>
      <w:r>
        <w:rPr>
          <w:sz w:val="18"/>
        </w:rPr>
        <w:t>&lt;90 mmHg</w:t>
      </w:r>
      <w:del w:id="17" w:author="Molly Wood" w:date="2016-05-30T17:41:00Z">
        <w:r w:rsidDel="00B515A0">
          <w:rPr>
            <w:rFonts w:hint="eastAsia"/>
            <w:sz w:val="18"/>
          </w:rPr>
          <w:delText>的</w:delText>
        </w:r>
      </w:del>
      <w:r>
        <w:rPr>
          <w:rFonts w:hint="eastAsia"/>
          <w:sz w:val="18"/>
        </w:rPr>
        <w:t>两个组。</w:t>
      </w:r>
    </w:p>
    <w:p w14:paraId="503B6EB5" w14:textId="77777777" w:rsidR="0067239B" w:rsidRDefault="0067239B"/>
    <w:p w14:paraId="1312FDE8" w14:textId="77777777" w:rsidR="0067239B" w:rsidRDefault="00367850">
      <w:r>
        <w:rPr>
          <w:noProof/>
        </w:rPr>
        <w:lastRenderedPageBreak/>
        <w:drawing>
          <wp:inline distT="0" distB="0" distL="0" distR="0" wp14:anchorId="4A5CC73B" wp14:editId="6453EF62">
            <wp:extent cx="5271770" cy="2997835"/>
            <wp:effectExtent l="0" t="0" r="508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2997835"/>
                    </a:xfrm>
                    <a:prstGeom prst="rect">
                      <a:avLst/>
                    </a:prstGeom>
                    <a:noFill/>
                    <a:ln>
                      <a:noFill/>
                    </a:ln>
                  </pic:spPr>
                </pic:pic>
              </a:graphicData>
            </a:graphic>
          </wp:inline>
        </w:drawing>
      </w:r>
    </w:p>
    <w:p w14:paraId="5AA37330" w14:textId="77777777" w:rsidR="0067239B" w:rsidRDefault="00367850">
      <w:pPr>
        <w:rPr>
          <w:sz w:val="18"/>
        </w:rPr>
      </w:pPr>
      <w:r>
        <w:rPr>
          <w:rFonts w:hint="eastAsia"/>
          <w:b/>
          <w:sz w:val="18"/>
        </w:rPr>
        <w:t>图</w:t>
      </w:r>
      <w:r>
        <w:rPr>
          <w:rFonts w:hint="eastAsia"/>
          <w:b/>
          <w:sz w:val="18"/>
        </w:rPr>
        <w:t>1.</w:t>
      </w:r>
      <w:r>
        <w:rPr>
          <w:sz w:val="18"/>
        </w:rPr>
        <w:t xml:space="preserve"> </w:t>
      </w:r>
      <w:r>
        <w:rPr>
          <w:rFonts w:hint="eastAsia"/>
          <w:sz w:val="18"/>
        </w:rPr>
        <w:t>比较强化与非强化降压治疗的试验中各种终点的相对及绝对风险</w:t>
      </w:r>
      <w:r w:rsidRPr="004A2736">
        <w:rPr>
          <w:rFonts w:hint="eastAsia"/>
          <w:sz w:val="18"/>
          <w:highlight w:val="yellow"/>
          <w:rPrChange w:id="18" w:author="Molly Wood" w:date="2016-05-30T17:49:00Z">
            <w:rPr>
              <w:rFonts w:hint="eastAsia"/>
              <w:sz w:val="18"/>
            </w:rPr>
          </w:rPrChange>
        </w:rPr>
        <w:t>降低</w:t>
      </w:r>
      <w:r>
        <w:rPr>
          <w:rFonts w:hint="eastAsia"/>
          <w:sz w:val="18"/>
        </w:rPr>
        <w:t>。标准化的</w:t>
      </w:r>
      <w:r>
        <w:rPr>
          <w:sz w:val="18"/>
        </w:rPr>
        <w:t>RR</w:t>
      </w:r>
      <w:r>
        <w:rPr>
          <w:rFonts w:hint="eastAsia"/>
          <w:sz w:val="18"/>
        </w:rPr>
        <w:t>是标准</w:t>
      </w:r>
      <w:r>
        <w:rPr>
          <w:sz w:val="18"/>
        </w:rPr>
        <w:t>化至</w:t>
      </w:r>
      <w:r>
        <w:rPr>
          <w:sz w:val="18"/>
        </w:rPr>
        <w:t>SBP/DBP</w:t>
      </w:r>
      <w:r>
        <w:rPr>
          <w:rFonts w:hint="eastAsia"/>
          <w:sz w:val="18"/>
        </w:rPr>
        <w:t>降低</w:t>
      </w:r>
      <w:r>
        <w:rPr>
          <w:sz w:val="18"/>
        </w:rPr>
        <w:t>10/5 mmHg</w:t>
      </w:r>
      <w:r>
        <w:rPr>
          <w:rFonts w:hint="eastAsia"/>
          <w:sz w:val="18"/>
        </w:rPr>
        <w:t>。星号表示</w:t>
      </w:r>
      <w:r>
        <w:rPr>
          <w:rFonts w:hint="eastAsia"/>
          <w:sz w:val="18"/>
        </w:rPr>
        <w:t>RR</w:t>
      </w:r>
      <w:r>
        <w:rPr>
          <w:rFonts w:hint="eastAsia"/>
          <w:sz w:val="18"/>
        </w:rPr>
        <w:t>是根据固定效应模型（而非随机效应模型）计算的。绝对风险降低列中的柱图表示使用标准化的</w:t>
      </w:r>
      <w:r>
        <w:rPr>
          <w:rFonts w:hint="eastAsia"/>
          <w:sz w:val="18"/>
        </w:rPr>
        <w:t>RR</w:t>
      </w:r>
      <w:r>
        <w:rPr>
          <w:rFonts w:hint="eastAsia"/>
          <w:sz w:val="18"/>
        </w:rPr>
        <w:t>计算的每</w:t>
      </w:r>
      <w:r>
        <w:rPr>
          <w:rFonts w:hint="eastAsia"/>
          <w:sz w:val="18"/>
        </w:rPr>
        <w:t>1000</w:t>
      </w:r>
      <w:r>
        <w:rPr>
          <w:rFonts w:hint="eastAsia"/>
          <w:sz w:val="18"/>
        </w:rPr>
        <w:t>例患者进行</w:t>
      </w:r>
      <w:r>
        <w:rPr>
          <w:rFonts w:hint="eastAsia"/>
          <w:sz w:val="18"/>
        </w:rPr>
        <w:t>5</w:t>
      </w:r>
      <w:r>
        <w:rPr>
          <w:rFonts w:hint="eastAsia"/>
          <w:sz w:val="18"/>
        </w:rPr>
        <w:t>年强化治疗</w:t>
      </w:r>
      <w:ins w:id="19" w:author="Molly Wood" w:date="2016-05-30T17:48:00Z">
        <w:r w:rsidR="004A2736">
          <w:rPr>
            <w:rFonts w:hint="eastAsia"/>
            <w:sz w:val="18"/>
          </w:rPr>
          <w:t>可</w:t>
        </w:r>
      </w:ins>
      <w:r>
        <w:rPr>
          <w:rFonts w:hint="eastAsia"/>
          <w:sz w:val="18"/>
        </w:rPr>
        <w:t>预防的事件数（及</w:t>
      </w:r>
      <w:r>
        <w:rPr>
          <w:sz w:val="18"/>
        </w:rPr>
        <w:t>95% CI</w:t>
      </w:r>
      <w:r>
        <w:rPr>
          <w:rFonts w:hint="eastAsia"/>
          <w:sz w:val="18"/>
        </w:rPr>
        <w:t>）。</w:t>
      </w:r>
      <w:r>
        <w:rPr>
          <w:rFonts w:hint="eastAsia"/>
          <w:sz w:val="18"/>
        </w:rPr>
        <w:t>B</w:t>
      </w:r>
      <w:r>
        <w:rPr>
          <w:sz w:val="18"/>
        </w:rPr>
        <w:t>P</w:t>
      </w:r>
      <w:r>
        <w:rPr>
          <w:rFonts w:hint="eastAsia"/>
          <w:sz w:val="18"/>
        </w:rPr>
        <w:t>，血压；</w:t>
      </w:r>
      <w:r>
        <w:rPr>
          <w:rFonts w:hint="eastAsia"/>
          <w:sz w:val="18"/>
        </w:rPr>
        <w:t>CHD</w:t>
      </w:r>
      <w:r>
        <w:rPr>
          <w:rFonts w:hint="eastAsia"/>
          <w:sz w:val="18"/>
        </w:rPr>
        <w:t>，冠心病；</w:t>
      </w:r>
      <w:r>
        <w:rPr>
          <w:rFonts w:hint="eastAsia"/>
          <w:sz w:val="18"/>
        </w:rPr>
        <w:t>CI</w:t>
      </w:r>
      <w:r>
        <w:rPr>
          <w:rFonts w:hint="eastAsia"/>
          <w:sz w:val="18"/>
        </w:rPr>
        <w:t>，可信区间；</w:t>
      </w:r>
      <w:r>
        <w:rPr>
          <w:rFonts w:hint="eastAsia"/>
          <w:sz w:val="18"/>
        </w:rPr>
        <w:t>CV</w:t>
      </w:r>
      <w:r>
        <w:rPr>
          <w:rFonts w:hint="eastAsia"/>
          <w:sz w:val="18"/>
        </w:rPr>
        <w:t>，心血管；</w:t>
      </w:r>
      <w:r>
        <w:rPr>
          <w:rFonts w:hint="eastAsia"/>
          <w:sz w:val="18"/>
        </w:rPr>
        <w:t>HF</w:t>
      </w:r>
      <w:r>
        <w:rPr>
          <w:rFonts w:hint="eastAsia"/>
          <w:sz w:val="18"/>
        </w:rPr>
        <w:t>，心力衰竭；</w:t>
      </w:r>
      <w:r>
        <w:rPr>
          <w:sz w:val="18"/>
        </w:rPr>
        <w:t>pts</w:t>
      </w:r>
      <w:r>
        <w:rPr>
          <w:rFonts w:hint="eastAsia"/>
          <w:sz w:val="18"/>
        </w:rPr>
        <w:t>，患者；</w:t>
      </w:r>
      <w:r>
        <w:rPr>
          <w:rFonts w:hint="eastAsia"/>
          <w:sz w:val="18"/>
        </w:rPr>
        <w:t>RR</w:t>
      </w:r>
      <w:r>
        <w:rPr>
          <w:rFonts w:hint="eastAsia"/>
          <w:sz w:val="18"/>
        </w:rPr>
        <w:t>，</w:t>
      </w:r>
      <w:r>
        <w:rPr>
          <w:sz w:val="18"/>
        </w:rPr>
        <w:t>Mantel–</w:t>
      </w:r>
      <w:proofErr w:type="spellStart"/>
      <w:r>
        <w:rPr>
          <w:sz w:val="18"/>
        </w:rPr>
        <w:t>Haenszel</w:t>
      </w:r>
      <w:proofErr w:type="spellEnd"/>
      <w:r>
        <w:rPr>
          <w:rFonts w:hint="eastAsia"/>
          <w:sz w:val="18"/>
        </w:rPr>
        <w:t>风险比。</w:t>
      </w:r>
    </w:p>
    <w:p w14:paraId="4B86E455" w14:textId="77777777" w:rsidR="0067239B" w:rsidRDefault="0067239B">
      <w:pPr>
        <w:ind w:firstLineChars="200" w:firstLine="420"/>
      </w:pPr>
    </w:p>
    <w:p w14:paraId="10F2804D" w14:textId="77777777" w:rsidR="0067239B" w:rsidRDefault="00367850">
      <w:r>
        <w:rPr>
          <w:noProof/>
        </w:rPr>
        <w:drawing>
          <wp:inline distT="0" distB="0" distL="0" distR="0" wp14:anchorId="0313715A" wp14:editId="1BF028A5">
            <wp:extent cx="5271770" cy="2083435"/>
            <wp:effectExtent l="0" t="0" r="508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2083435"/>
                    </a:xfrm>
                    <a:prstGeom prst="rect">
                      <a:avLst/>
                    </a:prstGeom>
                    <a:noFill/>
                    <a:ln>
                      <a:noFill/>
                    </a:ln>
                  </pic:spPr>
                </pic:pic>
              </a:graphicData>
            </a:graphic>
          </wp:inline>
        </w:drawing>
      </w:r>
    </w:p>
    <w:p w14:paraId="4230C145" w14:textId="77777777" w:rsidR="0067239B" w:rsidRDefault="0067239B">
      <w:pPr>
        <w:rPr>
          <w:b/>
          <w:sz w:val="18"/>
        </w:rPr>
      </w:pPr>
    </w:p>
    <w:p w14:paraId="63734FDA" w14:textId="77777777" w:rsidR="0067239B" w:rsidRDefault="00367850">
      <w:pPr>
        <w:rPr>
          <w:sz w:val="18"/>
        </w:rPr>
      </w:pPr>
      <w:r>
        <w:rPr>
          <w:rFonts w:hint="eastAsia"/>
          <w:b/>
          <w:sz w:val="18"/>
        </w:rPr>
        <w:t>图</w:t>
      </w:r>
      <w:r>
        <w:rPr>
          <w:rFonts w:hint="eastAsia"/>
          <w:b/>
          <w:sz w:val="18"/>
        </w:rPr>
        <w:t>2.</w:t>
      </w:r>
      <w:r>
        <w:rPr>
          <w:b/>
          <w:sz w:val="18"/>
        </w:rPr>
        <w:t xml:space="preserve"> </w:t>
      </w:r>
      <w:r>
        <w:rPr>
          <w:rFonts w:hint="eastAsia"/>
          <w:sz w:val="18"/>
        </w:rPr>
        <w:t>强化与非强化降压治疗对卒中、心力衰竭和心血管死亡的影响，按</w:t>
      </w:r>
      <w:r>
        <w:rPr>
          <w:rFonts w:hint="eastAsia"/>
          <w:sz w:val="18"/>
        </w:rPr>
        <w:t>SBP</w:t>
      </w:r>
      <w:r>
        <w:rPr>
          <w:rFonts w:hint="eastAsia"/>
          <w:sz w:val="18"/>
        </w:rPr>
        <w:t>较基线时降低的程度计算（非强化降压治疗组为降低</w:t>
      </w:r>
      <w:r>
        <w:rPr>
          <w:sz w:val="18"/>
        </w:rPr>
        <w:t>17 mmHg</w:t>
      </w:r>
      <w:r>
        <w:rPr>
          <w:rFonts w:hint="eastAsia"/>
          <w:sz w:val="18"/>
        </w:rPr>
        <w:t>，更强化降压治疗组为降低</w:t>
      </w:r>
      <w:r>
        <w:rPr>
          <w:sz w:val="18"/>
        </w:rPr>
        <w:t>25 mmHg</w:t>
      </w:r>
      <w:r>
        <w:rPr>
          <w:rFonts w:hint="eastAsia"/>
          <w:sz w:val="18"/>
        </w:rPr>
        <w:t>）。推测的非强化降压治疗相比基线时的</w:t>
      </w:r>
      <w:r>
        <w:rPr>
          <w:rFonts w:hint="eastAsia"/>
          <w:sz w:val="18"/>
        </w:rPr>
        <w:t>RR</w:t>
      </w:r>
      <w:r>
        <w:rPr>
          <w:rFonts w:hint="eastAsia"/>
          <w:sz w:val="18"/>
        </w:rPr>
        <w:t>根据既往进行的</w:t>
      </w:r>
      <w:r>
        <w:rPr>
          <w:sz w:val="18"/>
        </w:rPr>
        <w:t>meta</w:t>
      </w:r>
      <w:r>
        <w:rPr>
          <w:rFonts w:hint="eastAsia"/>
          <w:sz w:val="18"/>
        </w:rPr>
        <w:t>回归分析</w:t>
      </w:r>
      <w:r>
        <w:rPr>
          <w:sz w:val="18"/>
          <w:vertAlign w:val="superscript"/>
        </w:rPr>
        <w:t>[32]</w:t>
      </w:r>
      <w:r>
        <w:rPr>
          <w:rFonts w:hint="eastAsia"/>
          <w:sz w:val="18"/>
        </w:rPr>
        <w:t>计算，斜率用虚线表示。强化治疗相比基线时的</w:t>
      </w:r>
      <w:del w:id="20" w:author="Molly Wood" w:date="2016-05-30T17:50:00Z">
        <w:r w:rsidDel="004A2736">
          <w:rPr>
            <w:rFonts w:hint="eastAsia"/>
            <w:sz w:val="18"/>
          </w:rPr>
          <w:delText>影响</w:delText>
        </w:r>
      </w:del>
      <w:ins w:id="21" w:author="Molly Wood" w:date="2016-05-30T17:50:00Z">
        <w:r w:rsidR="004A2736">
          <w:rPr>
            <w:rFonts w:hint="eastAsia"/>
            <w:sz w:val="18"/>
          </w:rPr>
          <w:t>结果</w:t>
        </w:r>
      </w:ins>
      <w:r>
        <w:rPr>
          <w:rFonts w:hint="eastAsia"/>
          <w:sz w:val="18"/>
        </w:rPr>
        <w:t>通过</w:t>
      </w:r>
      <w:del w:id="22" w:author="Molly Wood" w:date="2016-05-30T17:50:00Z">
        <w:r w:rsidDel="004A2736">
          <w:rPr>
            <w:rFonts w:hint="eastAsia"/>
            <w:sz w:val="18"/>
          </w:rPr>
          <w:delText>将</w:delText>
        </w:r>
      </w:del>
      <w:r>
        <w:rPr>
          <w:rFonts w:hint="eastAsia"/>
          <w:sz w:val="18"/>
        </w:rPr>
        <w:t>非强化治疗的</w:t>
      </w:r>
      <w:r>
        <w:rPr>
          <w:rFonts w:hint="eastAsia"/>
          <w:sz w:val="18"/>
        </w:rPr>
        <w:t>RR</w:t>
      </w:r>
      <w:r>
        <w:rPr>
          <w:rFonts w:hint="eastAsia"/>
          <w:sz w:val="18"/>
        </w:rPr>
        <w:t>与图</w:t>
      </w:r>
      <w:r>
        <w:rPr>
          <w:rFonts w:hint="eastAsia"/>
          <w:sz w:val="18"/>
        </w:rPr>
        <w:t>1</w:t>
      </w:r>
      <w:r>
        <w:rPr>
          <w:rFonts w:hint="eastAsia"/>
          <w:sz w:val="18"/>
        </w:rPr>
        <w:t>中</w:t>
      </w:r>
      <w:del w:id="23" w:author="Molly Wood" w:date="2016-05-30T17:50:00Z">
        <w:r w:rsidDel="004A2736">
          <w:rPr>
            <w:rFonts w:hint="eastAsia"/>
            <w:sz w:val="18"/>
          </w:rPr>
          <w:delText>更</w:delText>
        </w:r>
      </w:del>
      <w:r>
        <w:rPr>
          <w:rFonts w:hint="eastAsia"/>
          <w:sz w:val="18"/>
        </w:rPr>
        <w:t>强化相比非强化治疗的</w:t>
      </w:r>
      <w:r>
        <w:rPr>
          <w:rFonts w:hint="eastAsia"/>
          <w:sz w:val="18"/>
        </w:rPr>
        <w:t>RR</w:t>
      </w:r>
      <w:r>
        <w:rPr>
          <w:rFonts w:hint="eastAsia"/>
          <w:sz w:val="18"/>
        </w:rPr>
        <w:t>相乘得到。</w:t>
      </w:r>
      <w:r>
        <w:rPr>
          <w:rFonts w:hint="eastAsia"/>
          <w:sz w:val="18"/>
        </w:rPr>
        <w:t>SBP</w:t>
      </w:r>
      <w:r>
        <w:rPr>
          <w:rFonts w:hint="eastAsia"/>
          <w:sz w:val="18"/>
        </w:rPr>
        <w:t>降低</w:t>
      </w:r>
      <w:r>
        <w:rPr>
          <w:sz w:val="18"/>
        </w:rPr>
        <w:t>17</w:t>
      </w:r>
      <w:r>
        <w:rPr>
          <w:rFonts w:hint="eastAsia"/>
          <w:sz w:val="18"/>
        </w:rPr>
        <w:t>和</w:t>
      </w:r>
      <w:r>
        <w:rPr>
          <w:sz w:val="18"/>
        </w:rPr>
        <w:t>25 mmHg</w:t>
      </w:r>
      <w:r>
        <w:rPr>
          <w:rFonts w:hint="eastAsia"/>
          <w:sz w:val="18"/>
        </w:rPr>
        <w:t>之间的实线表示强化治疗相比非强化治疗</w:t>
      </w:r>
      <w:ins w:id="24" w:author="Molly Wood" w:date="2016-05-30T17:52:00Z">
        <w:r w:rsidR="004A2736">
          <w:rPr>
            <w:rFonts w:hint="eastAsia"/>
            <w:sz w:val="18"/>
          </w:rPr>
          <w:t>结果</w:t>
        </w:r>
      </w:ins>
      <w:del w:id="25" w:author="Molly Wood" w:date="2016-05-30T17:52:00Z">
        <w:r w:rsidDel="004A2736">
          <w:rPr>
            <w:rFonts w:hint="eastAsia"/>
            <w:sz w:val="18"/>
          </w:rPr>
          <w:delText>的影响</w:delText>
        </w:r>
      </w:del>
      <w:r>
        <w:rPr>
          <w:rFonts w:hint="eastAsia"/>
          <w:sz w:val="18"/>
        </w:rPr>
        <w:t>的斜率，</w:t>
      </w:r>
      <w:del w:id="26" w:author="Molly Wood" w:date="2016-05-30T17:52:00Z">
        <w:r w:rsidDel="004A2736">
          <w:rPr>
            <w:rFonts w:hint="eastAsia"/>
            <w:sz w:val="18"/>
          </w:rPr>
          <w:delText>要</w:delText>
        </w:r>
      </w:del>
      <w:r>
        <w:rPr>
          <w:rFonts w:hint="eastAsia"/>
          <w:sz w:val="18"/>
        </w:rPr>
        <w:t>与</w:t>
      </w:r>
      <w:r>
        <w:rPr>
          <w:sz w:val="18"/>
        </w:rPr>
        <w:t>meta</w:t>
      </w:r>
      <w:r>
        <w:rPr>
          <w:rFonts w:hint="eastAsia"/>
          <w:sz w:val="18"/>
        </w:rPr>
        <w:t>回归分析的</w:t>
      </w:r>
      <w:del w:id="27" w:author="Molly Wood" w:date="2016-05-30T17:52:00Z">
        <w:r w:rsidDel="004A2736">
          <w:rPr>
            <w:rFonts w:hint="eastAsia"/>
            <w:sz w:val="18"/>
          </w:rPr>
          <w:delText>那些</w:delText>
        </w:r>
      </w:del>
      <w:r>
        <w:rPr>
          <w:rFonts w:hint="eastAsia"/>
          <w:sz w:val="18"/>
        </w:rPr>
        <w:t>结果（虚线）相比</w:t>
      </w:r>
      <w:del w:id="28" w:author="Molly Wood" w:date="2016-05-30T17:52:00Z">
        <w:r w:rsidDel="004A2736">
          <w:rPr>
            <w:rFonts w:hint="eastAsia"/>
            <w:sz w:val="18"/>
          </w:rPr>
          <w:delText>较</w:delText>
        </w:r>
      </w:del>
      <w:r>
        <w:rPr>
          <w:rFonts w:hint="eastAsia"/>
          <w:sz w:val="18"/>
        </w:rPr>
        <w:t>。绿线指卒中，红线指心力衰竭，橙色线指心血管死亡，</w:t>
      </w:r>
      <w:r>
        <w:rPr>
          <w:rFonts w:hint="eastAsia"/>
          <w:sz w:val="18"/>
        </w:rPr>
        <w:t>CV</w:t>
      </w:r>
      <w:r>
        <w:rPr>
          <w:rFonts w:hint="eastAsia"/>
          <w:sz w:val="18"/>
        </w:rPr>
        <w:t>，心血管；</w:t>
      </w:r>
      <w:r>
        <w:rPr>
          <w:sz w:val="18"/>
        </w:rPr>
        <w:t>D-SBP</w:t>
      </w:r>
      <w:r>
        <w:rPr>
          <w:rFonts w:hint="eastAsia"/>
          <w:sz w:val="18"/>
        </w:rPr>
        <w:t>，</w:t>
      </w:r>
      <w:r>
        <w:rPr>
          <w:sz w:val="18"/>
        </w:rPr>
        <w:t>SBP</w:t>
      </w:r>
      <w:r>
        <w:rPr>
          <w:rFonts w:hint="eastAsia"/>
          <w:sz w:val="18"/>
        </w:rPr>
        <w:t>降低的幅度；</w:t>
      </w:r>
      <w:r>
        <w:rPr>
          <w:sz w:val="18"/>
        </w:rPr>
        <w:t>HF</w:t>
      </w:r>
      <w:r>
        <w:rPr>
          <w:rFonts w:hint="eastAsia"/>
          <w:sz w:val="18"/>
        </w:rPr>
        <w:t>，心力衰竭；</w:t>
      </w:r>
      <w:r>
        <w:rPr>
          <w:sz w:val="18"/>
        </w:rPr>
        <w:t>RR</w:t>
      </w:r>
      <w:r>
        <w:rPr>
          <w:rFonts w:hint="eastAsia"/>
          <w:sz w:val="18"/>
        </w:rPr>
        <w:t>，风险比。</w:t>
      </w:r>
    </w:p>
    <w:p w14:paraId="59CB4B97" w14:textId="77777777" w:rsidR="0067239B" w:rsidRDefault="0067239B">
      <w:pPr>
        <w:ind w:firstLineChars="200" w:firstLine="420"/>
      </w:pPr>
    </w:p>
    <w:p w14:paraId="671FC12F" w14:textId="77777777" w:rsidR="0067239B" w:rsidRDefault="00367850">
      <w:pPr>
        <w:ind w:firstLineChars="200" w:firstLine="420"/>
      </w:pPr>
      <w:r>
        <w:rPr>
          <w:rFonts w:hint="eastAsia"/>
        </w:rPr>
        <w:t>强化降压</w:t>
      </w:r>
      <w:del w:id="29" w:author="Molly Wood" w:date="2016-05-30T17:53:00Z">
        <w:r w:rsidDel="004A2736">
          <w:rPr>
            <w:rFonts w:hint="eastAsia"/>
          </w:rPr>
          <w:delText>治疗</w:delText>
        </w:r>
      </w:del>
      <w:r>
        <w:rPr>
          <w:rFonts w:hint="eastAsia"/>
        </w:rPr>
        <w:t>导致的相对风险降低不受心血管风险水平的影响（图</w:t>
      </w:r>
      <w:r>
        <w:rPr>
          <w:rFonts w:hint="eastAsia"/>
        </w:rPr>
        <w:t>3</w:t>
      </w:r>
      <w:r>
        <w:rPr>
          <w:rFonts w:hint="eastAsia"/>
        </w:rPr>
        <w:t>）。当根据对照组（非强化治疗）的心血管死亡率将</w:t>
      </w:r>
      <w:r>
        <w:rPr>
          <w:rFonts w:hint="eastAsia"/>
        </w:rPr>
        <w:t>16</w:t>
      </w:r>
      <w:r>
        <w:rPr>
          <w:rFonts w:hint="eastAsia"/>
        </w:rPr>
        <w:t>项</w:t>
      </w:r>
      <w:r>
        <w:t>RCT</w:t>
      </w:r>
      <w:r>
        <w:rPr>
          <w:rFonts w:hint="eastAsia"/>
        </w:rPr>
        <w:t>分为</w:t>
      </w:r>
      <w:r>
        <w:rPr>
          <w:rFonts w:hint="eastAsia"/>
        </w:rPr>
        <w:t>3</w:t>
      </w:r>
      <w:r>
        <w:rPr>
          <w:rFonts w:hint="eastAsia"/>
        </w:rPr>
        <w:t>组时（低中危：</w:t>
      </w:r>
      <w:r>
        <w:rPr>
          <w:rFonts w:hint="eastAsia"/>
        </w:rPr>
        <w:t>10</w:t>
      </w:r>
      <w:r>
        <w:rPr>
          <w:rFonts w:hint="eastAsia"/>
        </w:rPr>
        <w:t>年风险</w:t>
      </w:r>
      <w:r>
        <w:t>&lt;5%</w:t>
      </w:r>
      <w:r>
        <w:rPr>
          <w:rFonts w:hint="eastAsia"/>
        </w:rPr>
        <w:t>；高危：</w:t>
      </w:r>
      <w:r>
        <w:rPr>
          <w:rFonts w:hint="eastAsia"/>
        </w:rPr>
        <w:t>5</w:t>
      </w:r>
      <w:r>
        <w:rPr>
          <w:rFonts w:hint="eastAsia"/>
        </w:rPr>
        <w:t>年风险为</w:t>
      </w:r>
      <w:r>
        <w:t>5%</w:t>
      </w:r>
      <w:r>
        <w:rPr>
          <w:rFonts w:hint="eastAsia"/>
        </w:rPr>
        <w:t>~</w:t>
      </w:r>
      <w:r>
        <w:t>&lt;10%</w:t>
      </w:r>
      <w:r>
        <w:rPr>
          <w:rFonts w:hint="eastAsia"/>
        </w:rPr>
        <w:t>；</w:t>
      </w:r>
      <w:del w:id="30" w:author="Molly Wood" w:date="2016-05-30T17:53:00Z">
        <w:r w:rsidDel="004A2736">
          <w:rPr>
            <w:rFonts w:hint="eastAsia"/>
          </w:rPr>
          <w:delText>很</w:delText>
        </w:r>
      </w:del>
      <w:ins w:id="31" w:author="Molly Wood" w:date="2016-05-30T17:53:00Z">
        <w:r w:rsidR="004A2736">
          <w:rPr>
            <w:rFonts w:hint="eastAsia"/>
          </w:rPr>
          <w:t>极</w:t>
        </w:r>
      </w:ins>
      <w:r>
        <w:rPr>
          <w:rFonts w:hint="eastAsia"/>
        </w:rPr>
        <w:t>高危：≥</w:t>
      </w:r>
      <w:r>
        <w:t>10%</w:t>
      </w:r>
      <w:r>
        <w:rPr>
          <w:rFonts w:hint="eastAsia"/>
        </w:rPr>
        <w:t>）</w:t>
      </w:r>
      <w:r>
        <w:rPr>
          <w:vertAlign w:val="superscript"/>
        </w:rPr>
        <w:t>[33]</w:t>
      </w:r>
      <w:r>
        <w:rPr>
          <w:rFonts w:hint="eastAsia"/>
        </w:rPr>
        <w:t>，有</w:t>
      </w:r>
      <w:r>
        <w:rPr>
          <w:rFonts w:hint="eastAsia"/>
        </w:rPr>
        <w:t>8</w:t>
      </w:r>
      <w:r>
        <w:rPr>
          <w:rFonts w:hint="eastAsia"/>
        </w:rPr>
        <w:t>项</w:t>
      </w:r>
      <w:r>
        <w:t>RCT</w:t>
      </w:r>
      <w:r>
        <w:rPr>
          <w:rFonts w:hint="eastAsia"/>
        </w:rPr>
        <w:t>（</w:t>
      </w:r>
      <w:r>
        <w:t>39 874</w:t>
      </w:r>
      <w:r>
        <w:rPr>
          <w:rFonts w:hint="eastAsia"/>
        </w:rPr>
        <w:t>人）</w:t>
      </w:r>
      <w:r>
        <w:rPr>
          <w:vertAlign w:val="superscript"/>
        </w:rPr>
        <w:t>[2,3,8,10-12,14,20]</w:t>
      </w:r>
      <w:del w:id="32" w:author="Molly Wood" w:date="2016-05-30T17:53:00Z">
        <w:r w:rsidDel="004A2736">
          <w:rPr>
            <w:rFonts w:hint="eastAsia"/>
          </w:rPr>
          <w:delText>被</w:delText>
        </w:r>
      </w:del>
      <w:r>
        <w:rPr>
          <w:rFonts w:hint="eastAsia"/>
        </w:rPr>
        <w:t>归为低中危</w:t>
      </w:r>
      <w:r>
        <w:rPr>
          <w:rFonts w:hint="eastAsia"/>
        </w:rPr>
        <w:lastRenderedPageBreak/>
        <w:t>组，</w:t>
      </w:r>
      <w:r>
        <w:rPr>
          <w:rFonts w:hint="eastAsia"/>
        </w:rPr>
        <w:t>5</w:t>
      </w:r>
      <w:r>
        <w:rPr>
          <w:rFonts w:hint="eastAsia"/>
        </w:rPr>
        <w:t>项</w:t>
      </w:r>
      <w:r>
        <w:t>RCT</w:t>
      </w:r>
      <w:r>
        <w:rPr>
          <w:rFonts w:hint="eastAsia"/>
        </w:rPr>
        <w:t>（</w:t>
      </w:r>
      <w:r>
        <w:t>9652</w:t>
      </w:r>
      <w:r>
        <w:rPr>
          <w:rFonts w:hint="eastAsia"/>
        </w:rPr>
        <w:t>人）</w:t>
      </w:r>
      <w:r>
        <w:rPr>
          <w:vertAlign w:val="superscript"/>
        </w:rPr>
        <w:t>[6,7,9,15,20]</w:t>
      </w:r>
      <w:del w:id="33" w:author="Molly Wood" w:date="2016-05-30T17:54:00Z">
        <w:r w:rsidDel="004A2736">
          <w:rPr>
            <w:rFonts w:hint="eastAsia"/>
          </w:rPr>
          <w:delText>被</w:delText>
        </w:r>
      </w:del>
      <w:r>
        <w:rPr>
          <w:rFonts w:hint="eastAsia"/>
        </w:rPr>
        <w:t>归为高危组，</w:t>
      </w:r>
      <w:r>
        <w:rPr>
          <w:rFonts w:hint="eastAsia"/>
        </w:rPr>
        <w:t>3</w:t>
      </w:r>
      <w:r>
        <w:rPr>
          <w:rFonts w:hint="eastAsia"/>
        </w:rPr>
        <w:t>项</w:t>
      </w:r>
      <w:r>
        <w:t>RCT</w:t>
      </w:r>
      <w:r>
        <w:rPr>
          <w:rFonts w:hint="eastAsia"/>
        </w:rPr>
        <w:t>（</w:t>
      </w:r>
      <w:r>
        <w:t>2709</w:t>
      </w:r>
      <w:r>
        <w:rPr>
          <w:rFonts w:hint="eastAsia"/>
        </w:rPr>
        <w:t>人）</w:t>
      </w:r>
      <w:r>
        <w:rPr>
          <w:vertAlign w:val="superscript"/>
        </w:rPr>
        <w:t>[4,5,24]</w:t>
      </w:r>
      <w:del w:id="34" w:author="Molly Wood" w:date="2016-05-30T17:54:00Z">
        <w:r w:rsidDel="004A2736">
          <w:rPr>
            <w:rFonts w:hint="eastAsia"/>
          </w:rPr>
          <w:delText>被</w:delText>
        </w:r>
      </w:del>
      <w:r>
        <w:rPr>
          <w:rFonts w:hint="eastAsia"/>
        </w:rPr>
        <w:t>归为</w:t>
      </w:r>
      <w:del w:id="35" w:author="Molly Wood" w:date="2016-05-30T17:54:00Z">
        <w:r w:rsidDel="004A2736">
          <w:rPr>
            <w:rFonts w:hint="eastAsia"/>
          </w:rPr>
          <w:delText>很</w:delText>
        </w:r>
      </w:del>
      <w:ins w:id="36" w:author="Molly Wood" w:date="2016-05-30T17:54:00Z">
        <w:r w:rsidR="004A2736">
          <w:rPr>
            <w:rFonts w:hint="eastAsia"/>
          </w:rPr>
          <w:t>极</w:t>
        </w:r>
      </w:ins>
      <w:r>
        <w:rPr>
          <w:rFonts w:hint="eastAsia"/>
        </w:rPr>
        <w:t>高危组。因为各组的统计学效力下降，只有发生复合终点的相对风险降低达到了</w:t>
      </w:r>
      <w:del w:id="37" w:author="Molly Wood" w:date="2016-05-30T17:54:00Z">
        <w:r w:rsidDel="004A2736">
          <w:rPr>
            <w:rFonts w:hint="eastAsia"/>
          </w:rPr>
          <w:delText>有</w:delText>
        </w:r>
      </w:del>
      <w:r>
        <w:rPr>
          <w:rFonts w:hint="eastAsia"/>
        </w:rPr>
        <w:t>统计学意义</w:t>
      </w:r>
      <w:del w:id="38" w:author="Molly Wood" w:date="2016-05-30T17:54:00Z">
        <w:r w:rsidDel="004A2736">
          <w:rPr>
            <w:rFonts w:hint="eastAsia"/>
          </w:rPr>
          <w:delText>的水平</w:delText>
        </w:r>
      </w:del>
      <w:r>
        <w:rPr>
          <w:rFonts w:hint="eastAsia"/>
        </w:rPr>
        <w:t>，但根据风险水平，除了心力衰竭以外（</w:t>
      </w:r>
      <w:del w:id="39" w:author="Molly Wood" w:date="2016-05-30T17:54:00Z">
        <w:r w:rsidDel="004A2736">
          <w:rPr>
            <w:rFonts w:hint="eastAsia"/>
          </w:rPr>
          <w:delText>很</w:delText>
        </w:r>
      </w:del>
      <w:ins w:id="40" w:author="Molly Wood" w:date="2016-05-30T17:54:00Z">
        <w:r w:rsidR="004A2736">
          <w:rPr>
            <w:rFonts w:hint="eastAsia"/>
          </w:rPr>
          <w:t>极</w:t>
        </w:r>
      </w:ins>
      <w:r>
        <w:rPr>
          <w:rFonts w:hint="eastAsia"/>
        </w:rPr>
        <w:t>高危组发生的事件很少），趋势分析未显示相对风险降低有任何改变的趋势。发生卒中、心力衰竭和复合心血管事件终点的绝对风险降低随着心血管风险的增加而显著</w:t>
      </w:r>
      <w:del w:id="41" w:author="Molly Wood" w:date="2016-05-30T17:54:00Z">
        <w:r w:rsidDel="004A2736">
          <w:rPr>
            <w:rFonts w:hint="eastAsia"/>
          </w:rPr>
          <w:delText>地平行</w:delText>
        </w:r>
      </w:del>
      <w:r>
        <w:rPr>
          <w:rFonts w:hint="eastAsia"/>
        </w:rPr>
        <w:t>增加，但从低中危组到</w:t>
      </w:r>
      <w:ins w:id="42" w:author="Molly Wood" w:date="2016-05-30T17:54:00Z">
        <w:r w:rsidR="004A2736">
          <w:rPr>
            <w:rFonts w:hint="eastAsia"/>
          </w:rPr>
          <w:t>极</w:t>
        </w:r>
      </w:ins>
      <w:del w:id="43" w:author="Molly Wood" w:date="2016-05-30T17:54:00Z">
        <w:r w:rsidDel="004A2736">
          <w:rPr>
            <w:rFonts w:hint="eastAsia"/>
          </w:rPr>
          <w:delText>很</w:delText>
        </w:r>
      </w:del>
      <w:r>
        <w:rPr>
          <w:rFonts w:hint="eastAsia"/>
        </w:rPr>
        <w:t>高危组，残余风险（即</w:t>
      </w:r>
      <w:del w:id="44" w:author="Molly Wood" w:date="2016-05-30T17:55:00Z">
        <w:r w:rsidDel="004A2736">
          <w:rPr>
            <w:rFonts w:hint="eastAsia"/>
          </w:rPr>
          <w:delText>更</w:delText>
        </w:r>
      </w:del>
      <w:r>
        <w:rPr>
          <w:rFonts w:hint="eastAsia"/>
        </w:rPr>
        <w:t>积极治疗组中各种事件的发生率）也显著增加</w:t>
      </w:r>
      <w:del w:id="45" w:author="Molly Wood" w:date="2016-05-30T17:55:00Z">
        <w:r w:rsidDel="004A2736">
          <w:rPr>
            <w:rFonts w:hint="eastAsia"/>
          </w:rPr>
          <w:delText>了</w:delText>
        </w:r>
      </w:del>
      <w:r>
        <w:rPr>
          <w:rFonts w:hint="eastAsia"/>
        </w:rPr>
        <w:t>（有</w:t>
      </w:r>
      <w:r>
        <w:t>统计学意义</w:t>
      </w:r>
      <w:r>
        <w:rPr>
          <w:rFonts w:hint="eastAsia"/>
        </w:rPr>
        <w:t>）。</w:t>
      </w:r>
    </w:p>
    <w:p w14:paraId="48432667" w14:textId="77777777" w:rsidR="0067239B" w:rsidRDefault="0067239B"/>
    <w:p w14:paraId="532520B2" w14:textId="77777777" w:rsidR="0067239B" w:rsidRDefault="00367850">
      <w:r>
        <w:rPr>
          <w:noProof/>
        </w:rPr>
        <w:drawing>
          <wp:inline distT="0" distB="0" distL="0" distR="0" wp14:anchorId="6753F617" wp14:editId="1B14D162">
            <wp:extent cx="5271770" cy="3959860"/>
            <wp:effectExtent l="0" t="0" r="5080" b="254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5264405A" w14:textId="77777777" w:rsidR="0067239B" w:rsidRDefault="00367850">
      <w:pPr>
        <w:rPr>
          <w:sz w:val="18"/>
        </w:rPr>
      </w:pPr>
      <w:r>
        <w:rPr>
          <w:rFonts w:hint="eastAsia"/>
          <w:b/>
          <w:sz w:val="18"/>
        </w:rPr>
        <w:t>图</w:t>
      </w:r>
      <w:r>
        <w:rPr>
          <w:rFonts w:hint="eastAsia"/>
          <w:b/>
          <w:sz w:val="18"/>
        </w:rPr>
        <w:t xml:space="preserve">3. </w:t>
      </w:r>
      <w:r w:rsidR="004A2736" w:rsidRPr="004A2736">
        <w:rPr>
          <w:rFonts w:hint="eastAsia"/>
          <w:sz w:val="18"/>
          <w:rPrChange w:id="46" w:author="Molly Wood" w:date="2016-05-30T17:56:00Z">
            <w:rPr>
              <w:rFonts w:hint="eastAsia"/>
              <w:b/>
              <w:sz w:val="18"/>
            </w:rPr>
          </w:rPrChange>
        </w:rPr>
        <w:t>比较</w:t>
      </w:r>
      <w:r w:rsidR="004A2736">
        <w:rPr>
          <w:rFonts w:hint="eastAsia"/>
          <w:sz w:val="18"/>
        </w:rPr>
        <w:t>强化与非强化降压治疗在</w:t>
      </w:r>
      <w:r>
        <w:rPr>
          <w:rFonts w:hint="eastAsia"/>
          <w:sz w:val="18"/>
        </w:rPr>
        <w:t>不同心血管</w:t>
      </w:r>
      <w:del w:id="47" w:author="Molly Wood" w:date="2016-05-30T17:55:00Z">
        <w:r w:rsidDel="004A2736">
          <w:rPr>
            <w:rFonts w:hint="eastAsia"/>
            <w:sz w:val="18"/>
          </w:rPr>
          <w:delText>（</w:delText>
        </w:r>
        <w:r w:rsidDel="004A2736">
          <w:rPr>
            <w:rFonts w:hint="eastAsia"/>
            <w:sz w:val="18"/>
          </w:rPr>
          <w:delText>CV</w:delText>
        </w:r>
        <w:r w:rsidDel="004A2736">
          <w:rPr>
            <w:rFonts w:hint="eastAsia"/>
            <w:sz w:val="18"/>
          </w:rPr>
          <w:delText>）</w:delText>
        </w:r>
      </w:del>
      <w:r>
        <w:rPr>
          <w:rFonts w:hint="eastAsia"/>
          <w:sz w:val="18"/>
        </w:rPr>
        <w:t>风险水平分层</w:t>
      </w:r>
      <w:r>
        <w:rPr>
          <w:rFonts w:hint="eastAsia"/>
          <w:sz w:val="18"/>
        </w:rPr>
        <w:t>[</w:t>
      </w:r>
      <w:r>
        <w:rPr>
          <w:rFonts w:hint="eastAsia"/>
          <w:sz w:val="18"/>
        </w:rPr>
        <w:t>低中危（</w:t>
      </w:r>
      <w:r>
        <w:rPr>
          <w:sz w:val="18"/>
        </w:rPr>
        <w:t>L-M</w:t>
      </w:r>
      <w:r>
        <w:rPr>
          <w:rFonts w:hint="eastAsia"/>
          <w:sz w:val="18"/>
        </w:rPr>
        <w:t>）、高危（</w:t>
      </w:r>
      <w:r>
        <w:rPr>
          <w:rFonts w:hint="eastAsia"/>
          <w:sz w:val="18"/>
        </w:rPr>
        <w:t>H</w:t>
      </w:r>
      <w:r>
        <w:rPr>
          <w:rFonts w:hint="eastAsia"/>
          <w:sz w:val="18"/>
        </w:rPr>
        <w:t>）、</w:t>
      </w:r>
      <w:ins w:id="48" w:author="Molly Wood" w:date="2016-05-30T17:55:00Z">
        <w:r w:rsidR="004A2736">
          <w:rPr>
            <w:rFonts w:hint="eastAsia"/>
            <w:sz w:val="18"/>
          </w:rPr>
          <w:t>极</w:t>
        </w:r>
      </w:ins>
      <w:del w:id="49" w:author="Molly Wood" w:date="2016-05-30T17:55:00Z">
        <w:r w:rsidDel="004A2736">
          <w:rPr>
            <w:rFonts w:hint="eastAsia"/>
            <w:sz w:val="18"/>
          </w:rPr>
          <w:delText>很</w:delText>
        </w:r>
      </w:del>
      <w:r>
        <w:rPr>
          <w:rFonts w:hint="eastAsia"/>
          <w:sz w:val="18"/>
        </w:rPr>
        <w:t>高危（</w:t>
      </w:r>
      <w:r>
        <w:rPr>
          <w:sz w:val="18"/>
        </w:rPr>
        <w:t>VH</w:t>
      </w:r>
      <w:r>
        <w:rPr>
          <w:rFonts w:hint="eastAsia"/>
          <w:sz w:val="18"/>
        </w:rPr>
        <w:t>）</w:t>
      </w:r>
      <w:r>
        <w:rPr>
          <w:rFonts w:hint="eastAsia"/>
          <w:sz w:val="18"/>
        </w:rPr>
        <w:t>]</w:t>
      </w:r>
      <w:del w:id="50" w:author="Molly Wood" w:date="2016-05-30T17:56:00Z">
        <w:r w:rsidDel="004A2736">
          <w:rPr>
            <w:rFonts w:hint="eastAsia"/>
            <w:sz w:val="18"/>
          </w:rPr>
          <w:delText>的</w:delText>
        </w:r>
      </w:del>
      <w:r>
        <w:rPr>
          <w:rFonts w:hint="eastAsia"/>
          <w:sz w:val="18"/>
        </w:rPr>
        <w:t>试验中</w:t>
      </w:r>
      <w:del w:id="51" w:author="Molly Wood" w:date="2016-05-30T17:55:00Z">
        <w:r w:rsidDel="004A2736">
          <w:rPr>
            <w:rFonts w:hint="eastAsia"/>
            <w:sz w:val="18"/>
          </w:rPr>
          <w:delText>强化与非强化降压治疗</w:delText>
        </w:r>
      </w:del>
      <w:r>
        <w:rPr>
          <w:rFonts w:hint="eastAsia"/>
          <w:sz w:val="18"/>
        </w:rPr>
        <w:t>的影响</w:t>
      </w:r>
      <w:del w:id="52" w:author="Molly Wood" w:date="2016-05-30T17:56:00Z">
        <w:r w:rsidDel="004A2736">
          <w:rPr>
            <w:rFonts w:hint="eastAsia"/>
            <w:sz w:val="18"/>
          </w:rPr>
          <w:delText>比较</w:delText>
        </w:r>
      </w:del>
      <w:r>
        <w:rPr>
          <w:rFonts w:hint="eastAsia"/>
          <w:sz w:val="18"/>
        </w:rPr>
        <w:t>：标准化的</w:t>
      </w:r>
      <w:r>
        <w:rPr>
          <w:sz w:val="18"/>
        </w:rPr>
        <w:t>Mantel–</w:t>
      </w:r>
      <w:proofErr w:type="spellStart"/>
      <w:r>
        <w:rPr>
          <w:sz w:val="18"/>
        </w:rPr>
        <w:t>Haenszel</w:t>
      </w:r>
      <w:proofErr w:type="spellEnd"/>
      <w:r>
        <w:rPr>
          <w:rFonts w:hint="eastAsia"/>
          <w:sz w:val="18"/>
        </w:rPr>
        <w:t>风险比（</w:t>
      </w:r>
      <w:r>
        <w:rPr>
          <w:rFonts w:hint="eastAsia"/>
          <w:sz w:val="18"/>
        </w:rPr>
        <w:t>RR</w:t>
      </w:r>
      <w:r>
        <w:rPr>
          <w:rFonts w:hint="eastAsia"/>
          <w:sz w:val="18"/>
        </w:rPr>
        <w:t>）是</w:t>
      </w:r>
      <w:del w:id="53" w:author="Molly Wood" w:date="2016-05-30T18:00:00Z">
        <w:r w:rsidRPr="00F01EE0" w:rsidDel="00F01EE0">
          <w:rPr>
            <w:rFonts w:hint="eastAsia"/>
            <w:sz w:val="18"/>
            <w:highlight w:val="yellow"/>
            <w:rPrChange w:id="54" w:author="Molly Wood" w:date="2016-05-30T18:01:00Z">
              <w:rPr>
                <w:rFonts w:hint="eastAsia"/>
                <w:sz w:val="18"/>
              </w:rPr>
            </w:rPrChange>
          </w:rPr>
          <w:delText>标准化至</w:delText>
        </w:r>
      </w:del>
      <w:r w:rsidRPr="00F01EE0">
        <w:rPr>
          <w:sz w:val="18"/>
          <w:highlight w:val="yellow"/>
          <w:rPrChange w:id="55" w:author="Molly Wood" w:date="2016-05-30T18:01:00Z">
            <w:rPr>
              <w:sz w:val="18"/>
            </w:rPr>
          </w:rPrChange>
        </w:rPr>
        <w:t>SBP/DBP</w:t>
      </w:r>
      <w:r w:rsidRPr="00F01EE0">
        <w:rPr>
          <w:rFonts w:hint="eastAsia"/>
          <w:sz w:val="18"/>
          <w:highlight w:val="yellow"/>
          <w:rPrChange w:id="56" w:author="Molly Wood" w:date="2016-05-30T18:01:00Z">
            <w:rPr>
              <w:rFonts w:hint="eastAsia"/>
              <w:sz w:val="18"/>
            </w:rPr>
          </w:rPrChange>
        </w:rPr>
        <w:t>降低</w:t>
      </w:r>
      <w:r w:rsidRPr="00F01EE0">
        <w:rPr>
          <w:sz w:val="18"/>
          <w:highlight w:val="yellow"/>
          <w:rPrChange w:id="57" w:author="Molly Wood" w:date="2016-05-30T18:01:00Z">
            <w:rPr>
              <w:sz w:val="18"/>
            </w:rPr>
          </w:rPrChange>
        </w:rPr>
        <w:t>10/5 mmHg</w:t>
      </w:r>
      <w:r>
        <w:rPr>
          <w:rFonts w:hint="eastAsia"/>
          <w:sz w:val="18"/>
        </w:rPr>
        <w:t>。绝对风险降低与残余风险列中的白色柱图表示绝对风险降低，即使用标准化的</w:t>
      </w:r>
      <w:r>
        <w:rPr>
          <w:rFonts w:hint="eastAsia"/>
          <w:sz w:val="18"/>
        </w:rPr>
        <w:t>RR</w:t>
      </w:r>
      <w:r>
        <w:rPr>
          <w:rFonts w:hint="eastAsia"/>
          <w:sz w:val="18"/>
        </w:rPr>
        <w:t>计算的每</w:t>
      </w:r>
      <w:r>
        <w:rPr>
          <w:rFonts w:hint="eastAsia"/>
          <w:sz w:val="18"/>
        </w:rPr>
        <w:t>1000</w:t>
      </w:r>
      <w:r>
        <w:rPr>
          <w:rFonts w:hint="eastAsia"/>
          <w:sz w:val="18"/>
        </w:rPr>
        <w:t>例患者进行</w:t>
      </w:r>
      <w:r>
        <w:rPr>
          <w:rFonts w:hint="eastAsia"/>
          <w:sz w:val="18"/>
        </w:rPr>
        <w:t>5</w:t>
      </w:r>
      <w:r>
        <w:rPr>
          <w:rFonts w:hint="eastAsia"/>
          <w:sz w:val="18"/>
        </w:rPr>
        <w:t>年</w:t>
      </w:r>
      <w:del w:id="58" w:author="Molly Wood" w:date="2016-05-30T18:02:00Z">
        <w:r w:rsidDel="00F01EE0">
          <w:rPr>
            <w:rFonts w:hint="eastAsia"/>
            <w:sz w:val="18"/>
          </w:rPr>
          <w:delText>更</w:delText>
        </w:r>
      </w:del>
      <w:r>
        <w:rPr>
          <w:rFonts w:hint="eastAsia"/>
          <w:sz w:val="18"/>
        </w:rPr>
        <w:t>强化治疗</w:t>
      </w:r>
      <w:ins w:id="59" w:author="Molly Wood" w:date="2016-05-30T18:02:00Z">
        <w:r w:rsidR="00F01EE0">
          <w:rPr>
            <w:rFonts w:hint="eastAsia"/>
            <w:sz w:val="18"/>
          </w:rPr>
          <w:t>可</w:t>
        </w:r>
      </w:ins>
      <w:r>
        <w:rPr>
          <w:rFonts w:hint="eastAsia"/>
          <w:sz w:val="18"/>
        </w:rPr>
        <w:t>预防的事件数（</w:t>
      </w:r>
      <w:del w:id="60" w:author="Molly Wood" w:date="2016-05-30T18:02:00Z">
        <w:r w:rsidDel="00F01EE0">
          <w:rPr>
            <w:rFonts w:hint="eastAsia"/>
            <w:sz w:val="18"/>
          </w:rPr>
          <w:delText>及</w:delText>
        </w:r>
      </w:del>
      <w:r>
        <w:rPr>
          <w:sz w:val="18"/>
        </w:rPr>
        <w:t>95% CI</w:t>
      </w:r>
      <w:r>
        <w:rPr>
          <w:rFonts w:hint="eastAsia"/>
          <w:sz w:val="18"/>
        </w:rPr>
        <w:t>）；灰色柱图表示残余风险，即每</w:t>
      </w:r>
      <w:r>
        <w:rPr>
          <w:rFonts w:hint="eastAsia"/>
          <w:sz w:val="18"/>
        </w:rPr>
        <w:t>1000</w:t>
      </w:r>
      <w:r>
        <w:rPr>
          <w:rFonts w:hint="eastAsia"/>
          <w:sz w:val="18"/>
        </w:rPr>
        <w:t>例患者进行</w:t>
      </w:r>
      <w:r>
        <w:rPr>
          <w:rFonts w:hint="eastAsia"/>
          <w:sz w:val="18"/>
        </w:rPr>
        <w:t>5</w:t>
      </w:r>
      <w:r>
        <w:rPr>
          <w:rFonts w:hint="eastAsia"/>
          <w:sz w:val="18"/>
        </w:rPr>
        <w:t>年更强化治疗</w:t>
      </w:r>
      <w:ins w:id="61" w:author="Molly Wood" w:date="2016-05-30T18:02:00Z">
        <w:r w:rsidR="00F01EE0">
          <w:rPr>
            <w:rFonts w:hint="eastAsia"/>
            <w:sz w:val="18"/>
          </w:rPr>
          <w:t>可</w:t>
        </w:r>
      </w:ins>
      <w:r>
        <w:rPr>
          <w:rFonts w:hint="eastAsia"/>
          <w:sz w:val="18"/>
        </w:rPr>
        <w:t>预防的残余事件数（</w:t>
      </w:r>
      <w:del w:id="62" w:author="Molly Wood" w:date="2016-05-30T18:02:00Z">
        <w:r w:rsidDel="00F01EE0">
          <w:rPr>
            <w:rFonts w:hint="eastAsia"/>
            <w:sz w:val="18"/>
          </w:rPr>
          <w:delText>及”</w:delText>
        </w:r>
      </w:del>
      <w:r>
        <w:rPr>
          <w:sz w:val="18"/>
        </w:rPr>
        <w:t>95% CI</w:t>
      </w:r>
      <w:r>
        <w:rPr>
          <w:rFonts w:hint="eastAsia"/>
          <w:sz w:val="18"/>
        </w:rPr>
        <w:t>）。</w:t>
      </w:r>
      <w:ins w:id="63" w:author="Molly Wood" w:date="2016-05-30T18:03:00Z">
        <w:r w:rsidR="00F01EE0">
          <w:rPr>
            <w:rFonts w:hint="eastAsia"/>
            <w:sz w:val="18"/>
          </w:rPr>
          <w:t>两列</w:t>
        </w:r>
      </w:ins>
      <w:del w:id="64" w:author="Molly Wood" w:date="2016-05-30T18:02:00Z">
        <w:r w:rsidDel="00F01EE0">
          <w:rPr>
            <w:rFonts w:hint="eastAsia"/>
            <w:sz w:val="18"/>
          </w:rPr>
          <w:delText>表头为</w:delText>
        </w:r>
      </w:del>
      <w:r>
        <w:rPr>
          <w:rFonts w:hint="eastAsia"/>
          <w:sz w:val="18"/>
        </w:rPr>
        <w:t>“趋势检验的</w:t>
      </w:r>
      <w:r>
        <w:rPr>
          <w:rFonts w:hint="eastAsia"/>
          <w:i/>
          <w:sz w:val="18"/>
        </w:rPr>
        <w:t>P</w:t>
      </w:r>
      <w:r>
        <w:rPr>
          <w:rFonts w:hint="eastAsia"/>
          <w:sz w:val="18"/>
        </w:rPr>
        <w:t>值”</w:t>
      </w:r>
      <w:del w:id="65" w:author="Molly Wood" w:date="2016-05-30T18:03:00Z">
        <w:r w:rsidDel="00F01EE0">
          <w:rPr>
            <w:rFonts w:hint="eastAsia"/>
            <w:sz w:val="18"/>
          </w:rPr>
          <w:delText>的两列</w:delText>
        </w:r>
      </w:del>
      <w:r>
        <w:rPr>
          <w:rFonts w:hint="eastAsia"/>
          <w:sz w:val="18"/>
        </w:rPr>
        <w:t>，第</w:t>
      </w:r>
      <w:r>
        <w:rPr>
          <w:rFonts w:hint="eastAsia"/>
          <w:sz w:val="18"/>
        </w:rPr>
        <w:t>1</w:t>
      </w:r>
      <w:r>
        <w:rPr>
          <w:rFonts w:hint="eastAsia"/>
          <w:sz w:val="18"/>
        </w:rPr>
        <w:t>列</w:t>
      </w:r>
      <w:del w:id="66" w:author="Molly Wood" w:date="2016-05-30T18:03:00Z">
        <w:r w:rsidDel="00F01EE0">
          <w:rPr>
            <w:rFonts w:hint="eastAsia"/>
            <w:sz w:val="18"/>
          </w:rPr>
          <w:delText>是对于</w:delText>
        </w:r>
      </w:del>
      <w:ins w:id="67" w:author="Molly Wood" w:date="2016-05-30T18:03:00Z">
        <w:r w:rsidR="00F01EE0">
          <w:rPr>
            <w:rFonts w:hint="eastAsia"/>
            <w:sz w:val="18"/>
          </w:rPr>
          <w:t>对应</w:t>
        </w:r>
      </w:ins>
      <w:r>
        <w:rPr>
          <w:rFonts w:hint="eastAsia"/>
          <w:sz w:val="18"/>
        </w:rPr>
        <w:t>标准化的</w:t>
      </w:r>
      <w:r>
        <w:rPr>
          <w:rFonts w:hint="eastAsia"/>
          <w:sz w:val="18"/>
        </w:rPr>
        <w:t>RR</w:t>
      </w:r>
      <w:del w:id="68" w:author="Molly Wood" w:date="2016-05-30T18:03:00Z">
        <w:r w:rsidDel="00F01EE0">
          <w:rPr>
            <w:rFonts w:hint="eastAsia"/>
            <w:sz w:val="18"/>
          </w:rPr>
          <w:delText>的</w:delText>
        </w:r>
      </w:del>
      <w:r>
        <w:rPr>
          <w:rFonts w:hint="eastAsia"/>
          <w:sz w:val="18"/>
        </w:rPr>
        <w:t>，第</w:t>
      </w:r>
      <w:r>
        <w:rPr>
          <w:rFonts w:hint="eastAsia"/>
          <w:sz w:val="18"/>
        </w:rPr>
        <w:t>2</w:t>
      </w:r>
      <w:r>
        <w:rPr>
          <w:rFonts w:hint="eastAsia"/>
          <w:sz w:val="18"/>
        </w:rPr>
        <w:t>列是</w:t>
      </w:r>
      <w:del w:id="69" w:author="Molly Wood" w:date="2016-05-30T18:03:00Z">
        <w:r w:rsidDel="00F01EE0">
          <w:rPr>
            <w:rFonts w:hint="eastAsia"/>
            <w:sz w:val="18"/>
          </w:rPr>
          <w:delText>对于</w:delText>
        </w:r>
      </w:del>
      <w:ins w:id="70" w:author="Molly Wood" w:date="2016-05-30T18:03:00Z">
        <w:r w:rsidR="00F01EE0">
          <w:rPr>
            <w:rFonts w:hint="eastAsia"/>
            <w:sz w:val="18"/>
          </w:rPr>
          <w:t>对应</w:t>
        </w:r>
      </w:ins>
      <w:r>
        <w:rPr>
          <w:rFonts w:hint="eastAsia"/>
          <w:sz w:val="18"/>
        </w:rPr>
        <w:t>绝对风险降低（上值）和残余风险（下值）</w:t>
      </w:r>
      <w:del w:id="71" w:author="Molly Wood" w:date="2016-05-30T18:03:00Z">
        <w:r w:rsidDel="00F01EE0">
          <w:rPr>
            <w:rFonts w:hint="eastAsia"/>
            <w:sz w:val="18"/>
          </w:rPr>
          <w:delText>的</w:delText>
        </w:r>
      </w:del>
      <w:r>
        <w:rPr>
          <w:rFonts w:hint="eastAsia"/>
          <w:sz w:val="18"/>
        </w:rPr>
        <w:t>。</w:t>
      </w:r>
      <w:r>
        <w:rPr>
          <w:rFonts w:hint="eastAsia"/>
          <w:sz w:val="18"/>
        </w:rPr>
        <w:t>CHD</w:t>
      </w:r>
      <w:r>
        <w:rPr>
          <w:rFonts w:hint="eastAsia"/>
          <w:sz w:val="18"/>
        </w:rPr>
        <w:t>，冠心病；</w:t>
      </w:r>
      <w:r>
        <w:rPr>
          <w:sz w:val="18"/>
        </w:rPr>
        <w:t>HF</w:t>
      </w:r>
      <w:r>
        <w:rPr>
          <w:rFonts w:hint="eastAsia"/>
          <w:sz w:val="18"/>
        </w:rPr>
        <w:t>，心力衰竭</w:t>
      </w:r>
      <w:del w:id="72" w:author="Molly Wood" w:date="2016-05-30T18:03:00Z">
        <w:r w:rsidDel="00F01EE0">
          <w:rPr>
            <w:rFonts w:hint="eastAsia"/>
            <w:sz w:val="18"/>
          </w:rPr>
          <w:delText>；</w:delText>
        </w:r>
        <w:r w:rsidDel="00F01EE0">
          <w:rPr>
            <w:sz w:val="18"/>
          </w:rPr>
          <w:delText>pts</w:delText>
        </w:r>
        <w:r w:rsidDel="00F01EE0">
          <w:rPr>
            <w:rFonts w:hint="eastAsia"/>
            <w:sz w:val="18"/>
          </w:rPr>
          <w:delText>，患者</w:delText>
        </w:r>
      </w:del>
      <w:r>
        <w:rPr>
          <w:rFonts w:hint="eastAsia"/>
          <w:sz w:val="18"/>
        </w:rPr>
        <w:t>。</w:t>
      </w:r>
    </w:p>
    <w:p w14:paraId="6B05A7EA" w14:textId="77777777" w:rsidR="0067239B" w:rsidRDefault="0067239B">
      <w:pPr>
        <w:ind w:firstLineChars="200" w:firstLine="420"/>
      </w:pPr>
    </w:p>
    <w:p w14:paraId="5307B970" w14:textId="77777777" w:rsidR="0067239B" w:rsidRDefault="00367850">
      <w:pPr>
        <w:rPr>
          <w:b/>
        </w:rPr>
      </w:pPr>
      <w:r>
        <w:rPr>
          <w:rFonts w:hint="eastAsia"/>
          <w:b/>
        </w:rPr>
        <w:t>达到</w:t>
      </w:r>
      <w:r>
        <w:rPr>
          <w:b/>
        </w:rPr>
        <w:t>不同血压目标的</w:t>
      </w:r>
      <w:r>
        <w:rPr>
          <w:rFonts w:hint="eastAsia"/>
          <w:b/>
        </w:rPr>
        <w:t>影响</w:t>
      </w:r>
    </w:p>
    <w:p w14:paraId="6A61DA39" w14:textId="77777777" w:rsidR="0067239B" w:rsidRDefault="00367850">
      <w:pPr>
        <w:spacing w:line="360" w:lineRule="auto"/>
        <w:rPr>
          <w:b/>
          <w:sz w:val="24"/>
          <w:szCs w:val="24"/>
        </w:rPr>
      </w:pPr>
      <w:r>
        <w:rPr>
          <w:b/>
          <w:sz w:val="24"/>
          <w:szCs w:val="24"/>
        </w:rPr>
        <w:t>比</w:t>
      </w:r>
      <w:r>
        <w:rPr>
          <w:rFonts w:hint="eastAsia"/>
          <w:b/>
          <w:sz w:val="24"/>
          <w:szCs w:val="24"/>
        </w:rPr>
        <w:t>较</w:t>
      </w:r>
      <w:r>
        <w:rPr>
          <w:b/>
          <w:sz w:val="24"/>
          <w:szCs w:val="24"/>
        </w:rPr>
        <w:t>强化与非强化降压治疗的</w:t>
      </w:r>
      <w:r>
        <w:rPr>
          <w:rFonts w:hint="eastAsia"/>
          <w:b/>
          <w:sz w:val="24"/>
          <w:szCs w:val="24"/>
        </w:rPr>
        <w:t>试验</w:t>
      </w:r>
    </w:p>
    <w:p w14:paraId="46FDA30F" w14:textId="77777777" w:rsidR="0067239B" w:rsidRDefault="00367850">
      <w:pPr>
        <w:spacing w:line="360" w:lineRule="auto"/>
        <w:ind w:firstLineChars="200" w:firstLine="480"/>
        <w:rPr>
          <w:sz w:val="24"/>
          <w:szCs w:val="24"/>
        </w:rPr>
      </w:pPr>
      <w:del w:id="73" w:author="Molly Wood" w:date="2016-05-30T18:05:00Z">
        <w:r w:rsidDel="00F01EE0">
          <w:rPr>
            <w:rFonts w:hint="eastAsia"/>
            <w:sz w:val="24"/>
            <w:szCs w:val="24"/>
          </w:rPr>
          <w:delText>对于这</w:delText>
        </w:r>
      </w:del>
      <w:del w:id="74" w:author="Molly Wood" w:date="2016-05-30T18:04:00Z">
        <w:r w:rsidDel="00F01EE0">
          <w:rPr>
            <w:sz w:val="24"/>
            <w:szCs w:val="24"/>
          </w:rPr>
          <w:delText>种</w:delText>
        </w:r>
      </w:del>
      <w:del w:id="75" w:author="Molly Wood" w:date="2016-05-30T18:05:00Z">
        <w:r w:rsidDel="00F01EE0">
          <w:rPr>
            <w:sz w:val="24"/>
            <w:szCs w:val="24"/>
          </w:rPr>
          <w:delText>类</w:delText>
        </w:r>
      </w:del>
      <w:del w:id="76" w:author="Molly Wood" w:date="2016-05-30T18:04:00Z">
        <w:r w:rsidDel="00F01EE0">
          <w:rPr>
            <w:sz w:val="24"/>
            <w:szCs w:val="24"/>
          </w:rPr>
          <w:delText>型的</w:delText>
        </w:r>
      </w:del>
      <w:del w:id="77" w:author="Molly Wood" w:date="2016-05-30T18:05:00Z">
        <w:r w:rsidDel="00F01EE0">
          <w:rPr>
            <w:sz w:val="24"/>
            <w:szCs w:val="24"/>
          </w:rPr>
          <w:delText>分析，</w:delText>
        </w:r>
      </w:del>
      <w:r>
        <w:rPr>
          <w:sz w:val="24"/>
          <w:szCs w:val="24"/>
        </w:rPr>
        <w:t>将比</w:t>
      </w:r>
      <w:r>
        <w:rPr>
          <w:rFonts w:hint="eastAsia"/>
          <w:sz w:val="24"/>
          <w:szCs w:val="24"/>
        </w:rPr>
        <w:t>较</w:t>
      </w:r>
      <w:r>
        <w:rPr>
          <w:sz w:val="24"/>
          <w:szCs w:val="24"/>
        </w:rPr>
        <w:t>强化与非强化降压治疗的</w:t>
      </w:r>
      <w:r>
        <w:rPr>
          <w:rFonts w:hint="eastAsia"/>
          <w:sz w:val="24"/>
          <w:szCs w:val="24"/>
        </w:rPr>
        <w:t>1</w:t>
      </w:r>
      <w:r>
        <w:rPr>
          <w:sz w:val="24"/>
          <w:szCs w:val="24"/>
        </w:rPr>
        <w:t>6</w:t>
      </w:r>
      <w:r>
        <w:rPr>
          <w:rFonts w:hint="eastAsia"/>
          <w:sz w:val="24"/>
          <w:szCs w:val="24"/>
        </w:rPr>
        <w:t>项</w:t>
      </w:r>
      <w:r>
        <w:rPr>
          <w:sz w:val="24"/>
          <w:szCs w:val="24"/>
        </w:rPr>
        <w:t>RCT</w:t>
      </w:r>
      <w:r>
        <w:rPr>
          <w:rFonts w:hint="eastAsia"/>
          <w:sz w:val="24"/>
          <w:szCs w:val="24"/>
        </w:rPr>
        <w:t>进行</w:t>
      </w:r>
      <w:r>
        <w:rPr>
          <w:sz w:val="24"/>
          <w:szCs w:val="24"/>
        </w:rPr>
        <w:t>分层</w:t>
      </w:r>
      <w:ins w:id="78" w:author="Molly Wood" w:date="2016-05-30T18:05:00Z">
        <w:r w:rsidR="00F01EE0">
          <w:rPr>
            <w:rFonts w:hint="eastAsia"/>
            <w:sz w:val="24"/>
            <w:szCs w:val="24"/>
          </w:rPr>
          <w:t>分析</w:t>
        </w:r>
      </w:ins>
      <w:r>
        <w:rPr>
          <w:sz w:val="24"/>
          <w:szCs w:val="24"/>
        </w:rPr>
        <w:t>，</w:t>
      </w:r>
      <w:r>
        <w:rPr>
          <w:rFonts w:hint="eastAsia"/>
          <w:sz w:val="24"/>
          <w:szCs w:val="24"/>
        </w:rPr>
        <w:t>根据</w:t>
      </w:r>
      <w:del w:id="79" w:author="Molly Wood" w:date="2016-05-30T18:04:00Z">
        <w:r w:rsidDel="00F01EE0">
          <w:rPr>
            <w:sz w:val="24"/>
            <w:szCs w:val="24"/>
          </w:rPr>
          <w:delText>更</w:delText>
        </w:r>
      </w:del>
      <w:r>
        <w:rPr>
          <w:sz w:val="24"/>
          <w:szCs w:val="24"/>
        </w:rPr>
        <w:t>强化治疗组达到的平均</w:t>
      </w:r>
      <w:r>
        <w:rPr>
          <w:sz w:val="24"/>
          <w:szCs w:val="24"/>
        </w:rPr>
        <w:t>SBP</w:t>
      </w:r>
      <w:r>
        <w:rPr>
          <w:rFonts w:hint="eastAsia"/>
          <w:sz w:val="24"/>
          <w:szCs w:val="24"/>
        </w:rPr>
        <w:t>分</w:t>
      </w:r>
      <w:r>
        <w:rPr>
          <w:sz w:val="24"/>
          <w:szCs w:val="24"/>
        </w:rPr>
        <w:t>为</w:t>
      </w:r>
      <w:r>
        <w:rPr>
          <w:rFonts w:hint="eastAsia"/>
          <w:sz w:val="24"/>
          <w:szCs w:val="24"/>
        </w:rPr>
        <w:t>3</w:t>
      </w:r>
      <w:r>
        <w:rPr>
          <w:rFonts w:hint="eastAsia"/>
          <w:sz w:val="24"/>
          <w:szCs w:val="24"/>
        </w:rPr>
        <w:t>组</w:t>
      </w:r>
      <w:r>
        <w:rPr>
          <w:sz w:val="24"/>
          <w:szCs w:val="24"/>
        </w:rPr>
        <w:t>：</w:t>
      </w:r>
      <w:r>
        <w:rPr>
          <w:sz w:val="24"/>
          <w:szCs w:val="24"/>
        </w:rPr>
        <w:t xml:space="preserve">140 </w:t>
      </w:r>
      <w:proofErr w:type="spellStart"/>
      <w:r>
        <w:rPr>
          <w:sz w:val="24"/>
          <w:szCs w:val="24"/>
        </w:rPr>
        <w:t>mmHg≤SBP</w:t>
      </w:r>
      <w:proofErr w:type="spellEnd"/>
      <w:r>
        <w:rPr>
          <w:sz w:val="24"/>
          <w:szCs w:val="24"/>
        </w:rPr>
        <w:t>&lt;150 mmHg</w:t>
      </w:r>
      <w:r>
        <w:rPr>
          <w:rFonts w:hint="eastAsia"/>
          <w:sz w:val="24"/>
          <w:szCs w:val="24"/>
        </w:rPr>
        <w:t>组</w:t>
      </w:r>
      <w:r>
        <w:rPr>
          <w:sz w:val="24"/>
          <w:szCs w:val="24"/>
        </w:rPr>
        <w:t>：</w:t>
      </w:r>
      <w:r>
        <w:rPr>
          <w:sz w:val="24"/>
          <w:szCs w:val="24"/>
        </w:rPr>
        <w:t>BBB</w:t>
      </w:r>
      <w:r>
        <w:rPr>
          <w:sz w:val="24"/>
          <w:szCs w:val="24"/>
          <w:vertAlign w:val="superscript"/>
        </w:rPr>
        <w:t>[2]</w:t>
      </w:r>
      <w:r>
        <w:rPr>
          <w:rFonts w:hint="eastAsia"/>
          <w:sz w:val="24"/>
          <w:szCs w:val="24"/>
        </w:rPr>
        <w:t>和</w:t>
      </w:r>
      <w:r>
        <w:rPr>
          <w:sz w:val="24"/>
          <w:szCs w:val="24"/>
        </w:rPr>
        <w:t>UKPDS-38</w:t>
      </w:r>
      <w:r>
        <w:rPr>
          <w:rFonts w:hint="eastAsia"/>
          <w:sz w:val="24"/>
          <w:szCs w:val="24"/>
        </w:rPr>
        <w:t>研究</w:t>
      </w:r>
      <w:r>
        <w:rPr>
          <w:sz w:val="24"/>
          <w:szCs w:val="24"/>
          <w:vertAlign w:val="superscript"/>
        </w:rPr>
        <w:t>[4]</w:t>
      </w:r>
      <w:r>
        <w:rPr>
          <w:rFonts w:hint="eastAsia"/>
          <w:sz w:val="24"/>
          <w:szCs w:val="24"/>
        </w:rPr>
        <w:t>，</w:t>
      </w:r>
      <w:r>
        <w:rPr>
          <w:sz w:val="24"/>
          <w:szCs w:val="24"/>
        </w:rPr>
        <w:t>3274</w:t>
      </w:r>
      <w:r>
        <w:rPr>
          <w:rFonts w:hint="eastAsia"/>
          <w:sz w:val="24"/>
          <w:szCs w:val="24"/>
        </w:rPr>
        <w:t>例</w:t>
      </w:r>
      <w:r>
        <w:rPr>
          <w:sz w:val="24"/>
          <w:szCs w:val="24"/>
        </w:rPr>
        <w:t>患者；</w:t>
      </w:r>
      <w:r>
        <w:rPr>
          <w:sz w:val="24"/>
          <w:szCs w:val="24"/>
        </w:rPr>
        <w:t xml:space="preserve">130 </w:t>
      </w:r>
      <w:proofErr w:type="spellStart"/>
      <w:r>
        <w:rPr>
          <w:sz w:val="24"/>
          <w:szCs w:val="24"/>
        </w:rPr>
        <w:t>mmHg≤SBP</w:t>
      </w:r>
      <w:proofErr w:type="spellEnd"/>
      <w:r>
        <w:rPr>
          <w:sz w:val="24"/>
          <w:szCs w:val="24"/>
        </w:rPr>
        <w:t>&lt;140 mmHg</w:t>
      </w:r>
      <w:r>
        <w:rPr>
          <w:rFonts w:hint="eastAsia"/>
          <w:sz w:val="24"/>
          <w:szCs w:val="24"/>
        </w:rPr>
        <w:t>组</w:t>
      </w:r>
      <w:r>
        <w:rPr>
          <w:sz w:val="24"/>
          <w:szCs w:val="24"/>
        </w:rPr>
        <w:t>：</w:t>
      </w:r>
      <w:r>
        <w:rPr>
          <w:sz w:val="24"/>
          <w:szCs w:val="24"/>
        </w:rPr>
        <w:t>HOT</w:t>
      </w:r>
      <w:r>
        <w:rPr>
          <w:sz w:val="24"/>
          <w:szCs w:val="24"/>
          <w:vertAlign w:val="superscript"/>
        </w:rPr>
        <w:t>[3]</w:t>
      </w:r>
      <w:r>
        <w:rPr>
          <w:rFonts w:hint="eastAsia"/>
          <w:sz w:val="24"/>
          <w:szCs w:val="24"/>
        </w:rPr>
        <w:t>、</w:t>
      </w:r>
      <w:r>
        <w:rPr>
          <w:sz w:val="24"/>
          <w:szCs w:val="24"/>
        </w:rPr>
        <w:t>ABCD-H</w:t>
      </w:r>
      <w:r>
        <w:rPr>
          <w:sz w:val="24"/>
          <w:szCs w:val="24"/>
          <w:vertAlign w:val="superscript"/>
        </w:rPr>
        <w:t>[6]</w:t>
      </w:r>
      <w:r>
        <w:rPr>
          <w:rFonts w:hint="eastAsia"/>
          <w:sz w:val="24"/>
          <w:szCs w:val="24"/>
        </w:rPr>
        <w:t>、</w:t>
      </w:r>
      <w:proofErr w:type="spellStart"/>
      <w:r>
        <w:rPr>
          <w:sz w:val="24"/>
          <w:szCs w:val="24"/>
        </w:rPr>
        <w:t>Fogari</w:t>
      </w:r>
      <w:proofErr w:type="spellEnd"/>
      <w:r>
        <w:rPr>
          <w:rFonts w:hint="eastAsia"/>
          <w:sz w:val="24"/>
          <w:szCs w:val="24"/>
        </w:rPr>
        <w:t>等</w:t>
      </w:r>
      <w:r>
        <w:rPr>
          <w:sz w:val="24"/>
          <w:szCs w:val="24"/>
        </w:rPr>
        <w:t>人</w:t>
      </w:r>
      <w:r>
        <w:rPr>
          <w:rFonts w:hint="eastAsia"/>
          <w:sz w:val="24"/>
          <w:szCs w:val="24"/>
        </w:rPr>
        <w:t>的</w:t>
      </w:r>
      <w:r>
        <w:rPr>
          <w:sz w:val="24"/>
          <w:szCs w:val="24"/>
        </w:rPr>
        <w:t>研究</w:t>
      </w:r>
      <w:r>
        <w:rPr>
          <w:sz w:val="24"/>
          <w:szCs w:val="24"/>
          <w:vertAlign w:val="superscript"/>
        </w:rPr>
        <w:t>[8]</w:t>
      </w:r>
      <w:r>
        <w:rPr>
          <w:rFonts w:hint="eastAsia"/>
          <w:sz w:val="24"/>
          <w:szCs w:val="24"/>
        </w:rPr>
        <w:t>、</w:t>
      </w:r>
      <w:r>
        <w:rPr>
          <w:sz w:val="24"/>
          <w:szCs w:val="24"/>
        </w:rPr>
        <w:t>JATOS</w:t>
      </w:r>
      <w:r>
        <w:rPr>
          <w:sz w:val="24"/>
          <w:szCs w:val="24"/>
          <w:vertAlign w:val="superscript"/>
        </w:rPr>
        <w:t>[10]</w:t>
      </w:r>
      <w:r>
        <w:rPr>
          <w:rFonts w:hint="eastAsia"/>
          <w:sz w:val="24"/>
          <w:szCs w:val="24"/>
        </w:rPr>
        <w:t>、</w:t>
      </w:r>
      <w:r>
        <w:rPr>
          <w:sz w:val="24"/>
          <w:szCs w:val="24"/>
        </w:rPr>
        <w:t>Cardio-Sis</w:t>
      </w:r>
      <w:r>
        <w:rPr>
          <w:sz w:val="24"/>
          <w:szCs w:val="24"/>
          <w:vertAlign w:val="superscript"/>
        </w:rPr>
        <w:t>[12]</w:t>
      </w:r>
      <w:r>
        <w:rPr>
          <w:rFonts w:hint="eastAsia"/>
          <w:sz w:val="24"/>
          <w:szCs w:val="24"/>
        </w:rPr>
        <w:t>、</w:t>
      </w:r>
      <w:r>
        <w:rPr>
          <w:sz w:val="24"/>
          <w:szCs w:val="24"/>
        </w:rPr>
        <w:t>VALISH</w:t>
      </w:r>
      <w:r>
        <w:rPr>
          <w:sz w:val="24"/>
          <w:szCs w:val="24"/>
          <w:vertAlign w:val="superscript"/>
        </w:rPr>
        <w:t>[14]</w:t>
      </w:r>
      <w:r>
        <w:rPr>
          <w:rFonts w:hint="eastAsia"/>
          <w:sz w:val="24"/>
          <w:szCs w:val="24"/>
        </w:rPr>
        <w:t>和</w:t>
      </w:r>
      <w:r>
        <w:rPr>
          <w:sz w:val="24"/>
          <w:szCs w:val="24"/>
        </w:rPr>
        <w:t>Wei</w:t>
      </w:r>
      <w:r>
        <w:rPr>
          <w:rFonts w:hint="eastAsia"/>
          <w:sz w:val="24"/>
          <w:szCs w:val="24"/>
        </w:rPr>
        <w:t>等</w:t>
      </w:r>
      <w:r>
        <w:rPr>
          <w:sz w:val="24"/>
          <w:szCs w:val="24"/>
        </w:rPr>
        <w:t>人</w:t>
      </w:r>
      <w:r>
        <w:rPr>
          <w:rFonts w:hint="eastAsia"/>
          <w:sz w:val="24"/>
          <w:szCs w:val="24"/>
        </w:rPr>
        <w:t>的</w:t>
      </w:r>
      <w:r>
        <w:rPr>
          <w:sz w:val="24"/>
          <w:szCs w:val="24"/>
        </w:rPr>
        <w:t>研究</w:t>
      </w:r>
      <w:r>
        <w:rPr>
          <w:sz w:val="24"/>
          <w:szCs w:val="24"/>
          <w:vertAlign w:val="superscript"/>
        </w:rPr>
        <w:lastRenderedPageBreak/>
        <w:t>[24]</w:t>
      </w:r>
      <w:r>
        <w:rPr>
          <w:rFonts w:hint="eastAsia"/>
          <w:sz w:val="24"/>
          <w:szCs w:val="24"/>
        </w:rPr>
        <w:t>，</w:t>
      </w:r>
      <w:r>
        <w:rPr>
          <w:sz w:val="24"/>
          <w:szCs w:val="24"/>
        </w:rPr>
        <w:t>29 082</w:t>
      </w:r>
      <w:r>
        <w:rPr>
          <w:rFonts w:hint="eastAsia"/>
          <w:sz w:val="24"/>
          <w:szCs w:val="24"/>
        </w:rPr>
        <w:t>例</w:t>
      </w:r>
      <w:r>
        <w:rPr>
          <w:sz w:val="24"/>
          <w:szCs w:val="24"/>
        </w:rPr>
        <w:t>患者；</w:t>
      </w:r>
      <w:r>
        <w:rPr>
          <w:sz w:val="24"/>
          <w:szCs w:val="24"/>
        </w:rPr>
        <w:t>SBP&lt;130 mmHg</w:t>
      </w:r>
      <w:r>
        <w:rPr>
          <w:rFonts w:hint="eastAsia"/>
          <w:sz w:val="24"/>
          <w:szCs w:val="24"/>
        </w:rPr>
        <w:t>组</w:t>
      </w:r>
      <w:r>
        <w:rPr>
          <w:sz w:val="24"/>
          <w:szCs w:val="24"/>
        </w:rPr>
        <w:t>：</w:t>
      </w:r>
      <w:r>
        <w:rPr>
          <w:sz w:val="24"/>
          <w:szCs w:val="24"/>
        </w:rPr>
        <w:t>MDRD</w:t>
      </w:r>
      <w:r>
        <w:rPr>
          <w:sz w:val="24"/>
          <w:szCs w:val="24"/>
          <w:vertAlign w:val="superscript"/>
        </w:rPr>
        <w:t>[5]</w:t>
      </w:r>
      <w:r>
        <w:rPr>
          <w:rFonts w:hint="eastAsia"/>
          <w:sz w:val="24"/>
          <w:szCs w:val="24"/>
        </w:rPr>
        <w:t>、</w:t>
      </w:r>
      <w:r>
        <w:rPr>
          <w:sz w:val="24"/>
          <w:szCs w:val="24"/>
        </w:rPr>
        <w:t>AASK</w:t>
      </w:r>
      <w:r>
        <w:rPr>
          <w:sz w:val="24"/>
          <w:szCs w:val="24"/>
          <w:vertAlign w:val="superscript"/>
        </w:rPr>
        <w:t>[7]</w:t>
      </w:r>
      <w:r>
        <w:rPr>
          <w:rFonts w:hint="eastAsia"/>
          <w:sz w:val="24"/>
          <w:szCs w:val="24"/>
        </w:rPr>
        <w:t>、</w:t>
      </w:r>
      <w:r>
        <w:rPr>
          <w:sz w:val="24"/>
          <w:szCs w:val="24"/>
        </w:rPr>
        <w:t>REIN-2</w:t>
      </w:r>
      <w:r>
        <w:rPr>
          <w:sz w:val="24"/>
          <w:szCs w:val="24"/>
          <w:vertAlign w:val="superscript"/>
        </w:rPr>
        <w:t>[9]</w:t>
      </w:r>
      <w:r>
        <w:rPr>
          <w:rFonts w:hint="eastAsia"/>
          <w:sz w:val="24"/>
          <w:szCs w:val="24"/>
        </w:rPr>
        <w:t>、</w:t>
      </w:r>
      <w:r>
        <w:rPr>
          <w:sz w:val="24"/>
          <w:szCs w:val="24"/>
        </w:rPr>
        <w:t>SANDS</w:t>
      </w:r>
      <w:r>
        <w:rPr>
          <w:sz w:val="24"/>
          <w:szCs w:val="24"/>
          <w:vertAlign w:val="superscript"/>
        </w:rPr>
        <w:t>[11]</w:t>
      </w:r>
      <w:r>
        <w:rPr>
          <w:rFonts w:hint="eastAsia"/>
          <w:sz w:val="24"/>
          <w:szCs w:val="24"/>
        </w:rPr>
        <w:t>、</w:t>
      </w:r>
      <w:r>
        <w:rPr>
          <w:sz w:val="24"/>
          <w:szCs w:val="24"/>
        </w:rPr>
        <w:t>ACCORD</w:t>
      </w:r>
      <w:r>
        <w:rPr>
          <w:sz w:val="24"/>
          <w:szCs w:val="24"/>
          <w:vertAlign w:val="superscript"/>
        </w:rPr>
        <w:t>[13]</w:t>
      </w:r>
      <w:r>
        <w:rPr>
          <w:rFonts w:hint="eastAsia"/>
          <w:sz w:val="24"/>
          <w:szCs w:val="24"/>
        </w:rPr>
        <w:t>、</w:t>
      </w:r>
      <w:r>
        <w:rPr>
          <w:sz w:val="24"/>
          <w:szCs w:val="24"/>
        </w:rPr>
        <w:t>SPS3</w:t>
      </w:r>
      <w:r>
        <w:rPr>
          <w:sz w:val="24"/>
          <w:szCs w:val="24"/>
          <w:vertAlign w:val="superscript"/>
        </w:rPr>
        <w:t>[15]</w:t>
      </w:r>
      <w:r>
        <w:rPr>
          <w:rFonts w:hint="eastAsia"/>
          <w:sz w:val="24"/>
          <w:szCs w:val="24"/>
        </w:rPr>
        <w:t>和</w:t>
      </w:r>
      <w:r>
        <w:rPr>
          <w:sz w:val="24"/>
          <w:szCs w:val="24"/>
        </w:rPr>
        <w:t>SPRINT</w:t>
      </w:r>
      <w:r>
        <w:rPr>
          <w:rFonts w:hint="eastAsia"/>
          <w:sz w:val="24"/>
          <w:szCs w:val="24"/>
        </w:rPr>
        <w:t>研究</w:t>
      </w:r>
      <w:r>
        <w:rPr>
          <w:sz w:val="24"/>
          <w:szCs w:val="24"/>
          <w:vertAlign w:val="superscript"/>
        </w:rPr>
        <w:t>[20]</w:t>
      </w:r>
      <w:r>
        <w:rPr>
          <w:rFonts w:hint="eastAsia"/>
          <w:sz w:val="24"/>
          <w:szCs w:val="24"/>
        </w:rPr>
        <w:t>，</w:t>
      </w:r>
      <w:r>
        <w:rPr>
          <w:sz w:val="24"/>
          <w:szCs w:val="24"/>
        </w:rPr>
        <w:t>19 879</w:t>
      </w:r>
      <w:r>
        <w:rPr>
          <w:rFonts w:hint="eastAsia"/>
          <w:sz w:val="24"/>
          <w:szCs w:val="24"/>
        </w:rPr>
        <w:t>例</w:t>
      </w:r>
      <w:r>
        <w:rPr>
          <w:sz w:val="24"/>
          <w:szCs w:val="24"/>
        </w:rPr>
        <w:t>患者</w:t>
      </w:r>
      <w:r>
        <w:rPr>
          <w:rFonts w:hint="eastAsia"/>
          <w:sz w:val="24"/>
          <w:szCs w:val="24"/>
        </w:rPr>
        <w:t>。</w:t>
      </w:r>
    </w:p>
    <w:p w14:paraId="0B6554F0" w14:textId="77777777" w:rsidR="0067239B" w:rsidRDefault="00367850">
      <w:pPr>
        <w:spacing w:line="360" w:lineRule="auto"/>
        <w:ind w:firstLineChars="200" w:firstLine="480"/>
        <w:rPr>
          <w:sz w:val="24"/>
          <w:szCs w:val="24"/>
        </w:rPr>
      </w:pPr>
      <w:r>
        <w:rPr>
          <w:rFonts w:hint="eastAsia"/>
          <w:sz w:val="24"/>
          <w:szCs w:val="24"/>
        </w:rPr>
        <w:t>对</w:t>
      </w:r>
      <w:r>
        <w:rPr>
          <w:sz w:val="24"/>
          <w:szCs w:val="24"/>
        </w:rPr>
        <w:t>数量相对有限的</w:t>
      </w:r>
      <w:r>
        <w:rPr>
          <w:sz w:val="24"/>
          <w:szCs w:val="24"/>
        </w:rPr>
        <w:t>RCT</w:t>
      </w:r>
      <w:r>
        <w:rPr>
          <w:rFonts w:hint="eastAsia"/>
          <w:sz w:val="24"/>
          <w:szCs w:val="24"/>
        </w:rPr>
        <w:t>进行</w:t>
      </w:r>
      <w:r>
        <w:rPr>
          <w:sz w:val="24"/>
          <w:szCs w:val="24"/>
        </w:rPr>
        <w:t>分层</w:t>
      </w:r>
      <w:ins w:id="80" w:author="Molly Wood" w:date="2016-05-30T18:06:00Z">
        <w:r w:rsidR="00F01EE0">
          <w:rPr>
            <w:rFonts w:hint="eastAsia"/>
            <w:sz w:val="24"/>
            <w:szCs w:val="24"/>
          </w:rPr>
          <w:t>分析</w:t>
        </w:r>
      </w:ins>
      <w:r>
        <w:rPr>
          <w:sz w:val="24"/>
          <w:szCs w:val="24"/>
        </w:rPr>
        <w:t>使得大多数比较难以达到</w:t>
      </w:r>
      <w:del w:id="81" w:author="Molly Wood" w:date="2016-05-30T18:06:00Z">
        <w:r w:rsidDel="00F01EE0">
          <w:rPr>
            <w:sz w:val="24"/>
            <w:szCs w:val="24"/>
          </w:rPr>
          <w:delText>有</w:delText>
        </w:r>
      </w:del>
      <w:r>
        <w:rPr>
          <w:sz w:val="24"/>
          <w:szCs w:val="24"/>
        </w:rPr>
        <w:t>统计学意义，</w:t>
      </w:r>
      <w:r>
        <w:rPr>
          <w:rFonts w:hint="eastAsia"/>
          <w:sz w:val="24"/>
          <w:szCs w:val="24"/>
        </w:rPr>
        <w:t>尽管</w:t>
      </w:r>
      <w:del w:id="82" w:author="Molly Wood" w:date="2016-05-30T18:06:00Z">
        <w:r w:rsidDel="00F01EE0">
          <w:rPr>
            <w:sz w:val="24"/>
            <w:szCs w:val="24"/>
          </w:rPr>
          <w:delText>当</w:delText>
        </w:r>
      </w:del>
      <w:r>
        <w:rPr>
          <w:sz w:val="24"/>
          <w:szCs w:val="24"/>
        </w:rPr>
        <w:t>强化治疗组的</w:t>
      </w:r>
      <w:r>
        <w:rPr>
          <w:rFonts w:hint="eastAsia"/>
          <w:sz w:val="24"/>
          <w:szCs w:val="24"/>
        </w:rPr>
        <w:t>SBP</w:t>
      </w:r>
      <w:r>
        <w:rPr>
          <w:rFonts w:hint="eastAsia"/>
          <w:sz w:val="24"/>
          <w:szCs w:val="24"/>
        </w:rPr>
        <w:t>达到</w:t>
      </w:r>
      <w:r>
        <w:rPr>
          <w:rFonts w:hint="eastAsia"/>
          <w:sz w:val="24"/>
          <w:szCs w:val="24"/>
        </w:rPr>
        <w:t>130~140</w:t>
      </w:r>
      <w:r>
        <w:rPr>
          <w:sz w:val="24"/>
          <w:szCs w:val="24"/>
        </w:rPr>
        <w:t xml:space="preserve"> mmHg</w:t>
      </w:r>
      <w:r>
        <w:rPr>
          <w:rFonts w:hint="eastAsia"/>
          <w:sz w:val="24"/>
          <w:szCs w:val="24"/>
        </w:rPr>
        <w:t>和</w:t>
      </w:r>
      <w:r>
        <w:rPr>
          <w:sz w:val="24"/>
          <w:szCs w:val="24"/>
        </w:rPr>
        <w:t>&lt;130 mmHg</w:t>
      </w:r>
      <w:del w:id="83" w:author="Molly Wood" w:date="2016-05-30T18:06:00Z">
        <w:r w:rsidDel="00F01EE0">
          <w:rPr>
            <w:rFonts w:hint="eastAsia"/>
            <w:sz w:val="24"/>
            <w:szCs w:val="24"/>
          </w:rPr>
          <w:delText>的</w:delText>
        </w:r>
        <w:r w:rsidDel="00F01EE0">
          <w:rPr>
            <w:sz w:val="24"/>
            <w:szCs w:val="24"/>
          </w:rPr>
          <w:delText>范围</w:delText>
        </w:r>
      </w:del>
      <w:r>
        <w:rPr>
          <w:sz w:val="24"/>
          <w:szCs w:val="24"/>
        </w:rPr>
        <w:t>时，卒中和</w:t>
      </w:r>
      <w:r>
        <w:rPr>
          <w:rFonts w:hint="eastAsia"/>
          <w:sz w:val="24"/>
          <w:szCs w:val="24"/>
        </w:rPr>
        <w:t>CHD</w:t>
      </w:r>
      <w:r>
        <w:rPr>
          <w:rFonts w:hint="eastAsia"/>
          <w:sz w:val="24"/>
          <w:szCs w:val="24"/>
        </w:rPr>
        <w:t>事件</w:t>
      </w:r>
      <w:r>
        <w:rPr>
          <w:sz w:val="24"/>
          <w:szCs w:val="24"/>
        </w:rPr>
        <w:t>复合终点的</w:t>
      </w:r>
      <w:r>
        <w:rPr>
          <w:rFonts w:hint="eastAsia"/>
          <w:sz w:val="24"/>
          <w:szCs w:val="24"/>
        </w:rPr>
        <w:t>减少</w:t>
      </w:r>
      <w:r>
        <w:rPr>
          <w:sz w:val="24"/>
          <w:szCs w:val="24"/>
        </w:rPr>
        <w:t>均达到了</w:t>
      </w:r>
      <w:del w:id="84" w:author="Molly Wood" w:date="2016-05-30T18:06:00Z">
        <w:r w:rsidDel="00F01EE0">
          <w:rPr>
            <w:rFonts w:hint="eastAsia"/>
            <w:sz w:val="24"/>
            <w:szCs w:val="24"/>
          </w:rPr>
          <w:delText>有</w:delText>
        </w:r>
      </w:del>
      <w:r>
        <w:rPr>
          <w:sz w:val="24"/>
          <w:szCs w:val="24"/>
        </w:rPr>
        <w:t>统计学意义。</w:t>
      </w:r>
      <w:r>
        <w:rPr>
          <w:rFonts w:hint="eastAsia"/>
          <w:sz w:val="24"/>
          <w:szCs w:val="24"/>
        </w:rPr>
        <w:t>但</w:t>
      </w:r>
      <w:r>
        <w:rPr>
          <w:sz w:val="24"/>
          <w:szCs w:val="24"/>
        </w:rPr>
        <w:t>无论如何，趋势分析</w:t>
      </w:r>
      <w:del w:id="85" w:author="Molly Wood" w:date="2016-05-30T18:07:00Z">
        <w:r w:rsidDel="00F01EE0">
          <w:rPr>
            <w:sz w:val="24"/>
            <w:szCs w:val="24"/>
          </w:rPr>
          <w:delText>都不会</w:delText>
        </w:r>
      </w:del>
      <w:r>
        <w:rPr>
          <w:sz w:val="24"/>
          <w:szCs w:val="24"/>
        </w:rPr>
        <w:t>显示随着达到的</w:t>
      </w:r>
      <w:r>
        <w:rPr>
          <w:rFonts w:hint="eastAsia"/>
          <w:sz w:val="24"/>
          <w:szCs w:val="24"/>
        </w:rPr>
        <w:t>SBP</w:t>
      </w:r>
      <w:r>
        <w:rPr>
          <w:rFonts w:hint="eastAsia"/>
          <w:sz w:val="24"/>
          <w:szCs w:val="24"/>
        </w:rPr>
        <w:t>水平</w:t>
      </w:r>
      <w:r>
        <w:rPr>
          <w:sz w:val="24"/>
          <w:szCs w:val="24"/>
        </w:rPr>
        <w:t>降低</w:t>
      </w:r>
      <w:r>
        <w:rPr>
          <w:rFonts w:hint="eastAsia"/>
          <w:sz w:val="24"/>
          <w:szCs w:val="24"/>
        </w:rPr>
        <w:t>，</w:t>
      </w:r>
      <w:r>
        <w:rPr>
          <w:sz w:val="24"/>
          <w:szCs w:val="24"/>
        </w:rPr>
        <w:t>相对风险估计</w:t>
      </w:r>
      <w:ins w:id="86" w:author="Molly Wood" w:date="2016-05-30T18:07:00Z">
        <w:r w:rsidR="00F01EE0">
          <w:rPr>
            <w:rFonts w:hint="eastAsia"/>
            <w:sz w:val="24"/>
            <w:szCs w:val="24"/>
          </w:rPr>
          <w:t>没</w:t>
        </w:r>
      </w:ins>
      <w:r>
        <w:rPr>
          <w:sz w:val="24"/>
          <w:szCs w:val="24"/>
        </w:rPr>
        <w:t>有</w:t>
      </w:r>
      <w:r>
        <w:rPr>
          <w:rFonts w:hint="eastAsia"/>
          <w:sz w:val="24"/>
          <w:szCs w:val="24"/>
        </w:rPr>
        <w:t>改变</w:t>
      </w:r>
      <w:r>
        <w:rPr>
          <w:sz w:val="24"/>
          <w:szCs w:val="24"/>
        </w:rPr>
        <w:t>的趋势</w:t>
      </w:r>
      <w:r>
        <w:rPr>
          <w:rFonts w:hint="eastAsia"/>
          <w:sz w:val="24"/>
          <w:szCs w:val="24"/>
        </w:rPr>
        <w:t>（图</w:t>
      </w:r>
      <w:r>
        <w:rPr>
          <w:sz w:val="24"/>
          <w:szCs w:val="24"/>
        </w:rPr>
        <w:t>4a</w:t>
      </w:r>
      <w:r>
        <w:rPr>
          <w:rFonts w:hint="eastAsia"/>
          <w:sz w:val="24"/>
          <w:szCs w:val="24"/>
        </w:rPr>
        <w:t>）</w:t>
      </w:r>
      <w:r>
        <w:rPr>
          <w:sz w:val="24"/>
          <w:szCs w:val="24"/>
        </w:rPr>
        <w:t>。加入</w:t>
      </w:r>
      <w:r>
        <w:rPr>
          <w:rFonts w:hint="eastAsia"/>
          <w:sz w:val="24"/>
          <w:szCs w:val="24"/>
        </w:rPr>
        <w:t>2</w:t>
      </w:r>
      <w:r>
        <w:rPr>
          <w:rFonts w:hint="eastAsia"/>
          <w:sz w:val="24"/>
          <w:szCs w:val="24"/>
        </w:rPr>
        <w:t>项</w:t>
      </w:r>
      <w:del w:id="87" w:author="Molly Wood" w:date="2016-05-30T18:07:00Z">
        <w:r w:rsidDel="005845C3">
          <w:rPr>
            <w:rFonts w:hint="eastAsia"/>
            <w:sz w:val="24"/>
            <w:szCs w:val="24"/>
          </w:rPr>
          <w:delText>在</w:delText>
        </w:r>
      </w:del>
      <w:ins w:id="88" w:author="Molly Wood" w:date="2016-05-30T18:07:00Z">
        <w:r w:rsidR="005845C3">
          <w:rPr>
            <w:rFonts w:hint="eastAsia"/>
            <w:sz w:val="24"/>
            <w:szCs w:val="24"/>
          </w:rPr>
          <w:t>包括</w:t>
        </w:r>
      </w:ins>
      <w:r>
        <w:rPr>
          <w:sz w:val="24"/>
          <w:szCs w:val="24"/>
        </w:rPr>
        <w:t>高血压前期患者</w:t>
      </w:r>
      <w:del w:id="89" w:author="Molly Wood" w:date="2016-05-30T18:07:00Z">
        <w:r w:rsidDel="005845C3">
          <w:rPr>
            <w:rFonts w:hint="eastAsia"/>
            <w:sz w:val="24"/>
            <w:szCs w:val="24"/>
          </w:rPr>
          <w:delText>中</w:delText>
        </w:r>
        <w:r w:rsidDel="005845C3">
          <w:rPr>
            <w:sz w:val="24"/>
            <w:szCs w:val="24"/>
          </w:rPr>
          <w:delText>进行</w:delText>
        </w:r>
      </w:del>
      <w:r>
        <w:rPr>
          <w:sz w:val="24"/>
          <w:szCs w:val="24"/>
        </w:rPr>
        <w:t>的</w:t>
      </w:r>
      <w:r>
        <w:rPr>
          <w:sz w:val="24"/>
          <w:szCs w:val="24"/>
        </w:rPr>
        <w:t>RCT</w:t>
      </w:r>
      <w:r>
        <w:rPr>
          <w:rFonts w:hint="eastAsia"/>
          <w:sz w:val="24"/>
          <w:szCs w:val="24"/>
        </w:rPr>
        <w:t>（在第</w:t>
      </w:r>
      <w:r>
        <w:rPr>
          <w:rFonts w:hint="eastAsia"/>
          <w:sz w:val="24"/>
          <w:szCs w:val="24"/>
        </w:rPr>
        <w:t>2</w:t>
      </w:r>
      <w:r>
        <w:rPr>
          <w:rFonts w:hint="eastAsia"/>
          <w:sz w:val="24"/>
          <w:szCs w:val="24"/>
        </w:rPr>
        <w:t>组</w:t>
      </w:r>
      <w:r>
        <w:rPr>
          <w:sz w:val="24"/>
          <w:szCs w:val="24"/>
        </w:rPr>
        <w:t>中加入</w:t>
      </w:r>
      <w:r>
        <w:rPr>
          <w:sz w:val="24"/>
          <w:szCs w:val="24"/>
        </w:rPr>
        <w:t>ABCD-N</w:t>
      </w:r>
      <w:r>
        <w:rPr>
          <w:rFonts w:hint="eastAsia"/>
          <w:sz w:val="24"/>
          <w:szCs w:val="24"/>
        </w:rPr>
        <w:t>研究</w:t>
      </w:r>
      <w:r>
        <w:rPr>
          <w:sz w:val="24"/>
          <w:szCs w:val="24"/>
          <w:vertAlign w:val="superscript"/>
        </w:rPr>
        <w:t>[25]</w:t>
      </w:r>
      <w:r>
        <w:rPr>
          <w:rFonts w:hint="eastAsia"/>
          <w:sz w:val="24"/>
          <w:szCs w:val="24"/>
        </w:rPr>
        <w:t>，在第</w:t>
      </w:r>
      <w:r>
        <w:rPr>
          <w:sz w:val="24"/>
          <w:szCs w:val="24"/>
        </w:rPr>
        <w:t>3</w:t>
      </w:r>
      <w:r>
        <w:rPr>
          <w:rFonts w:hint="eastAsia"/>
          <w:sz w:val="24"/>
          <w:szCs w:val="24"/>
        </w:rPr>
        <w:t>组</w:t>
      </w:r>
      <w:r>
        <w:rPr>
          <w:sz w:val="24"/>
          <w:szCs w:val="24"/>
        </w:rPr>
        <w:t>中加入</w:t>
      </w:r>
      <w:r>
        <w:rPr>
          <w:sz w:val="24"/>
          <w:szCs w:val="24"/>
        </w:rPr>
        <w:t>ABCD-2 V</w:t>
      </w:r>
      <w:r>
        <w:rPr>
          <w:rFonts w:hint="eastAsia"/>
          <w:sz w:val="24"/>
          <w:szCs w:val="24"/>
        </w:rPr>
        <w:t>研究</w:t>
      </w:r>
      <w:r>
        <w:rPr>
          <w:sz w:val="24"/>
          <w:szCs w:val="24"/>
          <w:vertAlign w:val="superscript"/>
        </w:rPr>
        <w:t>[26]</w:t>
      </w:r>
      <w:r>
        <w:rPr>
          <w:rFonts w:hint="eastAsia"/>
          <w:sz w:val="24"/>
          <w:szCs w:val="24"/>
        </w:rPr>
        <w:t>）也未</w:t>
      </w:r>
      <w:r>
        <w:rPr>
          <w:sz w:val="24"/>
          <w:szCs w:val="24"/>
        </w:rPr>
        <w:t>改变结果。</w:t>
      </w:r>
    </w:p>
    <w:p w14:paraId="49783089" w14:textId="77777777" w:rsidR="0067239B" w:rsidRDefault="00367850">
      <w:pPr>
        <w:spacing w:line="360" w:lineRule="auto"/>
        <w:ind w:firstLineChars="200" w:firstLine="480"/>
        <w:rPr>
          <w:sz w:val="24"/>
          <w:szCs w:val="24"/>
        </w:rPr>
      </w:pPr>
      <w:r>
        <w:rPr>
          <w:rFonts w:hint="eastAsia"/>
          <w:sz w:val="24"/>
          <w:szCs w:val="24"/>
        </w:rPr>
        <w:t>我</w:t>
      </w:r>
      <w:r>
        <w:rPr>
          <w:sz w:val="24"/>
          <w:szCs w:val="24"/>
        </w:rPr>
        <w:t>们还对</w:t>
      </w:r>
      <w:r>
        <w:rPr>
          <w:rFonts w:hint="eastAsia"/>
          <w:sz w:val="24"/>
          <w:szCs w:val="24"/>
        </w:rPr>
        <w:t>1</w:t>
      </w:r>
      <w:r>
        <w:rPr>
          <w:sz w:val="24"/>
          <w:szCs w:val="24"/>
        </w:rPr>
        <w:t>5</w:t>
      </w:r>
      <w:r>
        <w:rPr>
          <w:rFonts w:hint="eastAsia"/>
          <w:sz w:val="24"/>
          <w:szCs w:val="24"/>
        </w:rPr>
        <w:t>项</w:t>
      </w:r>
      <w:r>
        <w:rPr>
          <w:sz w:val="24"/>
          <w:szCs w:val="24"/>
        </w:rPr>
        <w:t>RCT</w:t>
      </w:r>
      <w:r>
        <w:rPr>
          <w:rFonts w:hint="eastAsia"/>
          <w:sz w:val="24"/>
          <w:szCs w:val="24"/>
        </w:rPr>
        <w:t>进行了</w:t>
      </w:r>
      <w:r>
        <w:rPr>
          <w:sz w:val="24"/>
          <w:szCs w:val="24"/>
        </w:rPr>
        <w:t>分层</w:t>
      </w:r>
      <w:ins w:id="90" w:author="Molly Wood" w:date="2016-05-30T18:08:00Z">
        <w:r w:rsidR="005845C3">
          <w:rPr>
            <w:rFonts w:hint="eastAsia"/>
            <w:sz w:val="24"/>
            <w:szCs w:val="24"/>
          </w:rPr>
          <w:t>分析</w:t>
        </w:r>
      </w:ins>
      <w:r>
        <w:rPr>
          <w:sz w:val="24"/>
          <w:szCs w:val="24"/>
        </w:rPr>
        <w:t>，</w:t>
      </w:r>
      <w:r>
        <w:rPr>
          <w:rFonts w:hint="eastAsia"/>
          <w:sz w:val="24"/>
          <w:szCs w:val="24"/>
        </w:rPr>
        <w:t>根据</w:t>
      </w:r>
      <w:r>
        <w:rPr>
          <w:sz w:val="24"/>
          <w:szCs w:val="24"/>
        </w:rPr>
        <w:t>强化治疗组达到的平均</w:t>
      </w:r>
      <w:r>
        <w:rPr>
          <w:sz w:val="24"/>
          <w:szCs w:val="24"/>
        </w:rPr>
        <w:t>DBP</w:t>
      </w:r>
      <w:r>
        <w:rPr>
          <w:rFonts w:hint="eastAsia"/>
          <w:sz w:val="24"/>
          <w:szCs w:val="24"/>
        </w:rPr>
        <w:t>分</w:t>
      </w:r>
      <w:r>
        <w:rPr>
          <w:sz w:val="24"/>
          <w:szCs w:val="24"/>
        </w:rPr>
        <w:t>为</w:t>
      </w:r>
      <w:r>
        <w:rPr>
          <w:sz w:val="24"/>
          <w:szCs w:val="24"/>
        </w:rPr>
        <w:t>2</w:t>
      </w:r>
      <w:r>
        <w:rPr>
          <w:rFonts w:hint="eastAsia"/>
          <w:sz w:val="24"/>
          <w:szCs w:val="24"/>
        </w:rPr>
        <w:t>组</w:t>
      </w:r>
      <w:r>
        <w:rPr>
          <w:sz w:val="24"/>
          <w:szCs w:val="24"/>
        </w:rPr>
        <w:t>：</w:t>
      </w:r>
      <w:r>
        <w:rPr>
          <w:sz w:val="24"/>
          <w:szCs w:val="24"/>
        </w:rPr>
        <w:t xml:space="preserve">80 </w:t>
      </w:r>
      <w:proofErr w:type="spellStart"/>
      <w:r>
        <w:rPr>
          <w:sz w:val="24"/>
          <w:szCs w:val="24"/>
        </w:rPr>
        <w:t>mmHg≤DBP</w:t>
      </w:r>
      <w:proofErr w:type="spellEnd"/>
      <w:r>
        <w:rPr>
          <w:sz w:val="24"/>
          <w:szCs w:val="24"/>
        </w:rPr>
        <w:t>&lt;90 mmHg</w:t>
      </w:r>
      <w:r>
        <w:rPr>
          <w:rFonts w:hint="eastAsia"/>
          <w:sz w:val="24"/>
          <w:szCs w:val="24"/>
        </w:rPr>
        <w:t>组</w:t>
      </w:r>
      <w:r>
        <w:rPr>
          <w:sz w:val="24"/>
          <w:szCs w:val="24"/>
        </w:rPr>
        <w:t>：</w:t>
      </w:r>
      <w:r>
        <w:rPr>
          <w:sz w:val="24"/>
          <w:szCs w:val="24"/>
        </w:rPr>
        <w:t>BBB</w:t>
      </w:r>
      <w:r>
        <w:rPr>
          <w:sz w:val="24"/>
          <w:szCs w:val="24"/>
          <w:vertAlign w:val="superscript"/>
        </w:rPr>
        <w:t>[2]</w:t>
      </w:r>
      <w:r>
        <w:rPr>
          <w:rFonts w:hint="eastAsia"/>
          <w:sz w:val="24"/>
          <w:szCs w:val="24"/>
        </w:rPr>
        <w:t>、</w:t>
      </w:r>
      <w:r>
        <w:rPr>
          <w:sz w:val="24"/>
          <w:szCs w:val="24"/>
        </w:rPr>
        <w:t>HOT</w:t>
      </w:r>
      <w:r>
        <w:rPr>
          <w:sz w:val="24"/>
          <w:szCs w:val="24"/>
          <w:vertAlign w:val="superscript"/>
        </w:rPr>
        <w:t>[3]</w:t>
      </w:r>
      <w:r>
        <w:rPr>
          <w:rFonts w:hint="eastAsia"/>
          <w:sz w:val="24"/>
          <w:szCs w:val="24"/>
        </w:rPr>
        <w:t>、</w:t>
      </w:r>
      <w:r>
        <w:rPr>
          <w:sz w:val="24"/>
          <w:szCs w:val="24"/>
        </w:rPr>
        <w:t>UKPDS-38</w:t>
      </w:r>
      <w:r>
        <w:rPr>
          <w:sz w:val="24"/>
          <w:szCs w:val="24"/>
          <w:vertAlign w:val="superscript"/>
        </w:rPr>
        <w:t>[4]</w:t>
      </w:r>
      <w:r>
        <w:rPr>
          <w:rFonts w:hint="eastAsia"/>
          <w:sz w:val="24"/>
          <w:szCs w:val="24"/>
        </w:rPr>
        <w:t>和</w:t>
      </w:r>
      <w:proofErr w:type="spellStart"/>
      <w:r>
        <w:rPr>
          <w:sz w:val="24"/>
          <w:szCs w:val="24"/>
        </w:rPr>
        <w:t>Fogari</w:t>
      </w:r>
      <w:proofErr w:type="spellEnd"/>
      <w:r>
        <w:rPr>
          <w:rFonts w:hint="eastAsia"/>
          <w:sz w:val="24"/>
          <w:szCs w:val="24"/>
        </w:rPr>
        <w:t>等</w:t>
      </w:r>
      <w:r>
        <w:rPr>
          <w:sz w:val="24"/>
          <w:szCs w:val="24"/>
        </w:rPr>
        <w:t>人</w:t>
      </w:r>
      <w:r>
        <w:rPr>
          <w:rFonts w:hint="eastAsia"/>
          <w:sz w:val="24"/>
          <w:szCs w:val="24"/>
        </w:rPr>
        <w:t>的研究</w:t>
      </w:r>
      <w:r>
        <w:rPr>
          <w:sz w:val="24"/>
          <w:szCs w:val="24"/>
          <w:vertAlign w:val="superscript"/>
        </w:rPr>
        <w:t>[8]</w:t>
      </w:r>
      <w:r>
        <w:rPr>
          <w:rFonts w:hint="eastAsia"/>
          <w:sz w:val="24"/>
          <w:szCs w:val="24"/>
        </w:rPr>
        <w:t>，</w:t>
      </w:r>
      <w:r>
        <w:rPr>
          <w:sz w:val="24"/>
          <w:szCs w:val="24"/>
        </w:rPr>
        <w:t>22 373</w:t>
      </w:r>
      <w:r>
        <w:rPr>
          <w:rFonts w:hint="eastAsia"/>
          <w:sz w:val="24"/>
          <w:szCs w:val="24"/>
        </w:rPr>
        <w:t>例</w:t>
      </w:r>
      <w:r>
        <w:rPr>
          <w:sz w:val="24"/>
          <w:szCs w:val="24"/>
        </w:rPr>
        <w:t>患者；</w:t>
      </w:r>
      <w:r>
        <w:rPr>
          <w:sz w:val="24"/>
          <w:szCs w:val="24"/>
        </w:rPr>
        <w:t>DBP&lt;80 mmHg</w:t>
      </w:r>
      <w:r>
        <w:rPr>
          <w:rFonts w:hint="eastAsia"/>
          <w:sz w:val="24"/>
          <w:szCs w:val="24"/>
        </w:rPr>
        <w:t>组</w:t>
      </w:r>
      <w:r>
        <w:rPr>
          <w:sz w:val="24"/>
          <w:szCs w:val="24"/>
        </w:rPr>
        <w:t>：</w:t>
      </w:r>
      <w:r>
        <w:rPr>
          <w:sz w:val="24"/>
          <w:szCs w:val="24"/>
        </w:rPr>
        <w:t>MDRD</w:t>
      </w:r>
      <w:r>
        <w:rPr>
          <w:sz w:val="24"/>
          <w:szCs w:val="24"/>
          <w:vertAlign w:val="superscript"/>
        </w:rPr>
        <w:t>[5]</w:t>
      </w:r>
      <w:r>
        <w:rPr>
          <w:rFonts w:hint="eastAsia"/>
          <w:sz w:val="24"/>
          <w:szCs w:val="24"/>
        </w:rPr>
        <w:t>、</w:t>
      </w:r>
      <w:r>
        <w:rPr>
          <w:sz w:val="24"/>
          <w:szCs w:val="24"/>
        </w:rPr>
        <w:t>ABCD-H</w:t>
      </w:r>
      <w:r>
        <w:rPr>
          <w:sz w:val="24"/>
          <w:szCs w:val="24"/>
          <w:vertAlign w:val="superscript"/>
        </w:rPr>
        <w:t>[6]</w:t>
      </w:r>
      <w:r>
        <w:rPr>
          <w:rFonts w:hint="eastAsia"/>
          <w:sz w:val="24"/>
          <w:szCs w:val="24"/>
        </w:rPr>
        <w:t>、</w:t>
      </w:r>
      <w:r>
        <w:rPr>
          <w:sz w:val="24"/>
          <w:szCs w:val="24"/>
        </w:rPr>
        <w:t>AASK</w:t>
      </w:r>
      <w:r>
        <w:rPr>
          <w:sz w:val="24"/>
          <w:szCs w:val="24"/>
          <w:vertAlign w:val="superscript"/>
        </w:rPr>
        <w:t>[7]</w:t>
      </w:r>
      <w:r>
        <w:rPr>
          <w:rFonts w:hint="eastAsia"/>
          <w:sz w:val="24"/>
          <w:szCs w:val="24"/>
        </w:rPr>
        <w:t>、</w:t>
      </w:r>
      <w:r>
        <w:rPr>
          <w:sz w:val="24"/>
          <w:szCs w:val="24"/>
        </w:rPr>
        <w:t>REIN-2</w:t>
      </w:r>
      <w:r>
        <w:rPr>
          <w:sz w:val="24"/>
          <w:szCs w:val="24"/>
          <w:vertAlign w:val="superscript"/>
        </w:rPr>
        <w:t>[9]</w:t>
      </w:r>
      <w:r>
        <w:rPr>
          <w:rFonts w:hint="eastAsia"/>
          <w:sz w:val="24"/>
          <w:szCs w:val="24"/>
        </w:rPr>
        <w:t>、</w:t>
      </w:r>
      <w:r>
        <w:rPr>
          <w:sz w:val="24"/>
          <w:szCs w:val="24"/>
        </w:rPr>
        <w:t>JATOS</w:t>
      </w:r>
      <w:r>
        <w:rPr>
          <w:sz w:val="24"/>
          <w:szCs w:val="24"/>
          <w:vertAlign w:val="superscript"/>
        </w:rPr>
        <w:t>[10]</w:t>
      </w:r>
      <w:r>
        <w:rPr>
          <w:rFonts w:hint="eastAsia"/>
          <w:sz w:val="24"/>
          <w:szCs w:val="24"/>
        </w:rPr>
        <w:t>、</w:t>
      </w:r>
      <w:r>
        <w:rPr>
          <w:sz w:val="24"/>
          <w:szCs w:val="24"/>
        </w:rPr>
        <w:t>SANDS</w:t>
      </w:r>
      <w:r>
        <w:rPr>
          <w:sz w:val="24"/>
          <w:szCs w:val="24"/>
          <w:vertAlign w:val="superscript"/>
        </w:rPr>
        <w:t>[11]</w:t>
      </w:r>
      <w:r>
        <w:rPr>
          <w:rFonts w:hint="eastAsia"/>
          <w:sz w:val="24"/>
          <w:szCs w:val="24"/>
        </w:rPr>
        <w:t>、</w:t>
      </w:r>
      <w:r>
        <w:rPr>
          <w:sz w:val="24"/>
          <w:szCs w:val="24"/>
        </w:rPr>
        <w:t>Cardio-Sis</w:t>
      </w:r>
      <w:r>
        <w:rPr>
          <w:sz w:val="24"/>
          <w:szCs w:val="24"/>
          <w:vertAlign w:val="superscript"/>
        </w:rPr>
        <w:t>[12]</w:t>
      </w:r>
      <w:r>
        <w:rPr>
          <w:rFonts w:hint="eastAsia"/>
          <w:sz w:val="24"/>
          <w:szCs w:val="24"/>
        </w:rPr>
        <w:t>、</w:t>
      </w:r>
      <w:r>
        <w:rPr>
          <w:sz w:val="24"/>
          <w:szCs w:val="24"/>
        </w:rPr>
        <w:t>ACCORD</w:t>
      </w:r>
      <w:r>
        <w:rPr>
          <w:sz w:val="24"/>
          <w:szCs w:val="24"/>
          <w:vertAlign w:val="superscript"/>
        </w:rPr>
        <w:t>[13]</w:t>
      </w:r>
      <w:r>
        <w:rPr>
          <w:rFonts w:hint="eastAsia"/>
          <w:sz w:val="24"/>
          <w:szCs w:val="24"/>
        </w:rPr>
        <w:t>、</w:t>
      </w:r>
      <w:r>
        <w:rPr>
          <w:sz w:val="24"/>
          <w:szCs w:val="24"/>
        </w:rPr>
        <w:t>VALISH</w:t>
      </w:r>
      <w:r>
        <w:rPr>
          <w:sz w:val="24"/>
          <w:szCs w:val="24"/>
          <w:vertAlign w:val="superscript"/>
        </w:rPr>
        <w:t>[14]</w:t>
      </w:r>
      <w:r>
        <w:rPr>
          <w:rFonts w:hint="eastAsia"/>
          <w:sz w:val="24"/>
          <w:szCs w:val="24"/>
        </w:rPr>
        <w:t>、</w:t>
      </w:r>
      <w:r>
        <w:rPr>
          <w:sz w:val="24"/>
          <w:szCs w:val="24"/>
        </w:rPr>
        <w:t>Wei</w:t>
      </w:r>
      <w:r>
        <w:rPr>
          <w:rFonts w:hint="eastAsia"/>
          <w:sz w:val="24"/>
          <w:szCs w:val="24"/>
        </w:rPr>
        <w:t>等</w:t>
      </w:r>
      <w:r>
        <w:rPr>
          <w:sz w:val="24"/>
          <w:szCs w:val="24"/>
        </w:rPr>
        <w:t>人</w:t>
      </w:r>
      <w:r>
        <w:rPr>
          <w:rFonts w:hint="eastAsia"/>
          <w:sz w:val="24"/>
          <w:szCs w:val="24"/>
        </w:rPr>
        <w:t>的研究</w:t>
      </w:r>
      <w:r>
        <w:rPr>
          <w:sz w:val="24"/>
          <w:szCs w:val="24"/>
          <w:vertAlign w:val="superscript"/>
        </w:rPr>
        <w:t>[16]</w:t>
      </w:r>
      <w:r>
        <w:rPr>
          <w:rFonts w:hint="eastAsia"/>
          <w:sz w:val="24"/>
          <w:szCs w:val="24"/>
        </w:rPr>
        <w:t>和</w:t>
      </w:r>
      <w:r>
        <w:rPr>
          <w:sz w:val="24"/>
          <w:szCs w:val="24"/>
        </w:rPr>
        <w:t>SPRINT</w:t>
      </w:r>
      <w:r>
        <w:rPr>
          <w:rFonts w:hint="eastAsia"/>
          <w:sz w:val="24"/>
          <w:szCs w:val="24"/>
        </w:rPr>
        <w:t>研究</w:t>
      </w:r>
      <w:r>
        <w:rPr>
          <w:sz w:val="24"/>
          <w:szCs w:val="24"/>
          <w:vertAlign w:val="superscript"/>
        </w:rPr>
        <w:t>[20]</w:t>
      </w:r>
      <w:r>
        <w:rPr>
          <w:rFonts w:hint="eastAsia"/>
          <w:sz w:val="24"/>
          <w:szCs w:val="24"/>
        </w:rPr>
        <w:t>，</w:t>
      </w:r>
      <w:r>
        <w:rPr>
          <w:sz w:val="24"/>
          <w:szCs w:val="24"/>
        </w:rPr>
        <w:t>26 842</w:t>
      </w:r>
      <w:r>
        <w:rPr>
          <w:rFonts w:hint="eastAsia"/>
          <w:sz w:val="24"/>
          <w:szCs w:val="24"/>
        </w:rPr>
        <w:t>例</w:t>
      </w:r>
      <w:r>
        <w:rPr>
          <w:sz w:val="24"/>
          <w:szCs w:val="24"/>
        </w:rPr>
        <w:t>患者</w:t>
      </w:r>
      <w:r>
        <w:rPr>
          <w:rFonts w:hint="eastAsia"/>
          <w:sz w:val="24"/>
          <w:szCs w:val="24"/>
        </w:rPr>
        <w:t>。</w:t>
      </w:r>
      <w:r>
        <w:rPr>
          <w:sz w:val="24"/>
          <w:szCs w:val="24"/>
        </w:rPr>
        <w:t>在</w:t>
      </w:r>
      <w:del w:id="91" w:author="Molly Wood" w:date="2016-05-30T18:08:00Z">
        <w:r w:rsidDel="005845C3">
          <w:rPr>
            <w:sz w:val="24"/>
            <w:szCs w:val="24"/>
          </w:rPr>
          <w:delText>达到的</w:delText>
        </w:r>
      </w:del>
      <w:r>
        <w:rPr>
          <w:sz w:val="24"/>
          <w:szCs w:val="24"/>
        </w:rPr>
        <w:t>两个不同</w:t>
      </w:r>
      <w:del w:id="92" w:author="Molly Wood" w:date="2016-05-30T18:08:00Z">
        <w:r w:rsidDel="005845C3">
          <w:rPr>
            <w:sz w:val="24"/>
            <w:szCs w:val="24"/>
          </w:rPr>
          <w:delText>的</w:delText>
        </w:r>
      </w:del>
      <w:r>
        <w:rPr>
          <w:rFonts w:hint="eastAsia"/>
          <w:sz w:val="24"/>
          <w:szCs w:val="24"/>
        </w:rPr>
        <w:t>DBP</w:t>
      </w:r>
      <w:r>
        <w:rPr>
          <w:rFonts w:hint="eastAsia"/>
          <w:sz w:val="24"/>
          <w:szCs w:val="24"/>
        </w:rPr>
        <w:t>水平</w:t>
      </w:r>
      <w:r>
        <w:rPr>
          <w:sz w:val="24"/>
          <w:szCs w:val="24"/>
        </w:rPr>
        <w:t>，</w:t>
      </w:r>
      <w:r>
        <w:rPr>
          <w:rFonts w:hint="eastAsia"/>
          <w:sz w:val="24"/>
          <w:szCs w:val="24"/>
        </w:rPr>
        <w:t>除了</w:t>
      </w:r>
      <w:r>
        <w:rPr>
          <w:sz w:val="24"/>
          <w:szCs w:val="24"/>
        </w:rPr>
        <w:t>卒中和</w:t>
      </w:r>
      <w:r>
        <w:rPr>
          <w:rFonts w:hint="eastAsia"/>
          <w:sz w:val="24"/>
          <w:szCs w:val="24"/>
        </w:rPr>
        <w:t>CHD</w:t>
      </w:r>
      <w:r>
        <w:rPr>
          <w:sz w:val="24"/>
          <w:szCs w:val="24"/>
        </w:rPr>
        <w:t>复合终点</w:t>
      </w:r>
      <w:r>
        <w:rPr>
          <w:rFonts w:hint="eastAsia"/>
          <w:sz w:val="24"/>
          <w:szCs w:val="24"/>
        </w:rPr>
        <w:t>，</w:t>
      </w:r>
      <w:del w:id="93" w:author="Molly Wood" w:date="2016-05-30T18:09:00Z">
        <w:r w:rsidDel="005845C3">
          <w:rPr>
            <w:rFonts w:hint="eastAsia"/>
            <w:sz w:val="24"/>
            <w:szCs w:val="24"/>
          </w:rPr>
          <w:delText>未</w:delText>
        </w:r>
        <w:r w:rsidDel="005845C3">
          <w:rPr>
            <w:sz w:val="24"/>
            <w:szCs w:val="24"/>
          </w:rPr>
          <w:delText>发现</w:delText>
        </w:r>
      </w:del>
      <w:r>
        <w:rPr>
          <w:sz w:val="24"/>
          <w:szCs w:val="24"/>
        </w:rPr>
        <w:t>其他所有终点的风险降低</w:t>
      </w:r>
      <w:ins w:id="94" w:author="Molly Wood" w:date="2016-05-30T18:09:00Z">
        <w:r w:rsidR="005845C3">
          <w:rPr>
            <w:rFonts w:hint="eastAsia"/>
            <w:sz w:val="24"/>
            <w:szCs w:val="24"/>
          </w:rPr>
          <w:t>没</w:t>
        </w:r>
      </w:ins>
      <w:r>
        <w:rPr>
          <w:rFonts w:hint="eastAsia"/>
          <w:sz w:val="24"/>
          <w:szCs w:val="24"/>
        </w:rPr>
        <w:t>有</w:t>
      </w:r>
      <w:ins w:id="95" w:author="Molly Wood" w:date="2016-05-30T18:09:00Z">
        <w:r w:rsidR="005845C3">
          <w:rPr>
            <w:rFonts w:hint="eastAsia"/>
            <w:sz w:val="24"/>
            <w:szCs w:val="24"/>
          </w:rPr>
          <w:t>达到</w:t>
        </w:r>
      </w:ins>
      <w:del w:id="96" w:author="Molly Wood" w:date="2016-05-30T18:09:00Z">
        <w:r w:rsidDel="005845C3">
          <w:rPr>
            <w:rFonts w:hint="eastAsia"/>
            <w:sz w:val="24"/>
            <w:szCs w:val="24"/>
          </w:rPr>
          <w:delText>显著</w:delText>
        </w:r>
        <w:r w:rsidDel="005845C3">
          <w:rPr>
            <w:sz w:val="24"/>
            <w:szCs w:val="24"/>
          </w:rPr>
          <w:delText>差异</w:delText>
        </w:r>
      </w:del>
      <w:ins w:id="97" w:author="Molly Wood" w:date="2016-05-30T18:09:00Z">
        <w:r w:rsidR="005845C3">
          <w:rPr>
            <w:rFonts w:hint="eastAsia"/>
            <w:sz w:val="24"/>
            <w:szCs w:val="24"/>
          </w:rPr>
          <w:t>统计学意义</w:t>
        </w:r>
      </w:ins>
      <w:r>
        <w:rPr>
          <w:rFonts w:hint="eastAsia"/>
          <w:sz w:val="24"/>
          <w:szCs w:val="24"/>
        </w:rPr>
        <w:t>（图</w:t>
      </w:r>
      <w:r>
        <w:rPr>
          <w:sz w:val="24"/>
          <w:szCs w:val="24"/>
        </w:rPr>
        <w:t>4 b</w:t>
      </w:r>
      <w:r>
        <w:rPr>
          <w:rFonts w:hint="eastAsia"/>
          <w:sz w:val="24"/>
          <w:szCs w:val="24"/>
        </w:rPr>
        <w:t>）</w:t>
      </w:r>
      <w:r>
        <w:rPr>
          <w:sz w:val="24"/>
          <w:szCs w:val="24"/>
        </w:rPr>
        <w:t>。在这种情况下，加入</w:t>
      </w:r>
      <w:r>
        <w:rPr>
          <w:rFonts w:hint="eastAsia"/>
          <w:sz w:val="24"/>
          <w:szCs w:val="24"/>
        </w:rPr>
        <w:t>2</w:t>
      </w:r>
      <w:r>
        <w:rPr>
          <w:rFonts w:hint="eastAsia"/>
          <w:sz w:val="24"/>
          <w:szCs w:val="24"/>
        </w:rPr>
        <w:t>项</w:t>
      </w:r>
      <w:del w:id="98" w:author="Molly Wood" w:date="2016-05-30T18:09:00Z">
        <w:r w:rsidDel="005845C3">
          <w:rPr>
            <w:rFonts w:hint="eastAsia"/>
            <w:sz w:val="24"/>
            <w:szCs w:val="24"/>
          </w:rPr>
          <w:delText>对</w:delText>
        </w:r>
      </w:del>
      <w:ins w:id="99" w:author="Molly Wood" w:date="2016-05-30T18:09:00Z">
        <w:r w:rsidR="005845C3">
          <w:rPr>
            <w:rFonts w:hint="eastAsia"/>
            <w:sz w:val="24"/>
            <w:szCs w:val="24"/>
          </w:rPr>
          <w:t>包括</w:t>
        </w:r>
      </w:ins>
      <w:r>
        <w:rPr>
          <w:sz w:val="24"/>
          <w:szCs w:val="24"/>
        </w:rPr>
        <w:t>高血压前期患者的</w:t>
      </w:r>
      <w:r>
        <w:rPr>
          <w:sz w:val="24"/>
          <w:szCs w:val="24"/>
        </w:rPr>
        <w:t>RCT</w:t>
      </w:r>
      <w:r>
        <w:rPr>
          <w:sz w:val="24"/>
          <w:szCs w:val="24"/>
          <w:vertAlign w:val="superscript"/>
        </w:rPr>
        <w:t>[25,26]</w:t>
      </w:r>
      <w:r>
        <w:rPr>
          <w:rFonts w:hint="eastAsia"/>
          <w:sz w:val="24"/>
          <w:szCs w:val="24"/>
        </w:rPr>
        <w:t>也未</w:t>
      </w:r>
      <w:r>
        <w:rPr>
          <w:sz w:val="24"/>
          <w:szCs w:val="24"/>
        </w:rPr>
        <w:t>改变结果。</w:t>
      </w:r>
      <w:r>
        <w:rPr>
          <w:rFonts w:hint="eastAsia"/>
          <w:sz w:val="24"/>
          <w:szCs w:val="24"/>
        </w:rPr>
        <w:t xml:space="preserve"> </w:t>
      </w:r>
    </w:p>
    <w:p w14:paraId="22EADE33" w14:textId="77777777" w:rsidR="0067239B" w:rsidRDefault="00367850">
      <w:r>
        <w:rPr>
          <w:noProof/>
        </w:rPr>
        <w:lastRenderedPageBreak/>
        <w:drawing>
          <wp:inline distT="0" distB="0" distL="0" distR="0" wp14:anchorId="08B16E34" wp14:editId="19DD6CF3">
            <wp:extent cx="5271770" cy="6806565"/>
            <wp:effectExtent l="0" t="0" r="508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06565"/>
                    </a:xfrm>
                    <a:prstGeom prst="rect">
                      <a:avLst/>
                    </a:prstGeom>
                    <a:noFill/>
                    <a:ln>
                      <a:noFill/>
                    </a:ln>
                  </pic:spPr>
                </pic:pic>
              </a:graphicData>
            </a:graphic>
          </wp:inline>
        </w:drawing>
      </w:r>
    </w:p>
    <w:p w14:paraId="275B099E" w14:textId="77777777" w:rsidR="0067239B" w:rsidRDefault="00367850">
      <w:pPr>
        <w:rPr>
          <w:sz w:val="18"/>
        </w:rPr>
      </w:pPr>
      <w:r>
        <w:rPr>
          <w:rFonts w:hint="eastAsia"/>
          <w:b/>
          <w:sz w:val="18"/>
        </w:rPr>
        <w:t>图</w:t>
      </w:r>
      <w:r>
        <w:rPr>
          <w:rFonts w:hint="eastAsia"/>
          <w:b/>
          <w:sz w:val="18"/>
        </w:rPr>
        <w:t xml:space="preserve">4. </w:t>
      </w:r>
      <w:r>
        <w:rPr>
          <w:rFonts w:hint="eastAsia"/>
          <w:sz w:val="18"/>
        </w:rPr>
        <w:t>比较强化与非强化降压治疗的试验中</w:t>
      </w:r>
      <w:del w:id="100" w:author="Molly Wood" w:date="2016-05-30T18:10:00Z">
        <w:r w:rsidDel="005845C3">
          <w:rPr>
            <w:rFonts w:hint="eastAsia"/>
            <w:sz w:val="18"/>
          </w:rPr>
          <w:delText>更</w:delText>
        </w:r>
      </w:del>
      <w:r>
        <w:rPr>
          <w:rFonts w:hint="eastAsia"/>
          <w:sz w:val="18"/>
        </w:rPr>
        <w:t>强化治疗的影响，根据</w:t>
      </w:r>
      <w:del w:id="101" w:author="Molly Wood" w:date="2016-05-30T18:10:00Z">
        <w:r w:rsidDel="005845C3">
          <w:rPr>
            <w:rFonts w:hint="eastAsia"/>
            <w:sz w:val="18"/>
          </w:rPr>
          <w:delText>更</w:delText>
        </w:r>
      </w:del>
      <w:r>
        <w:rPr>
          <w:rFonts w:hint="eastAsia"/>
          <w:sz w:val="18"/>
        </w:rPr>
        <w:t>强化治疗组达到的平均</w:t>
      </w:r>
      <w:r>
        <w:rPr>
          <w:rFonts w:hint="eastAsia"/>
          <w:sz w:val="18"/>
        </w:rPr>
        <w:t>SBP</w:t>
      </w:r>
      <w:r>
        <w:rPr>
          <w:rFonts w:hint="eastAsia"/>
          <w:sz w:val="18"/>
        </w:rPr>
        <w:t>（</w:t>
      </w:r>
      <w:r>
        <w:rPr>
          <w:rFonts w:hint="eastAsia"/>
          <w:sz w:val="18"/>
        </w:rPr>
        <w:t>a</w:t>
      </w:r>
      <w:r>
        <w:rPr>
          <w:rFonts w:hint="eastAsia"/>
          <w:sz w:val="18"/>
        </w:rPr>
        <w:t>）和平均</w:t>
      </w:r>
      <w:r>
        <w:rPr>
          <w:rFonts w:hint="eastAsia"/>
          <w:sz w:val="18"/>
        </w:rPr>
        <w:t>DBP</w:t>
      </w:r>
      <w:r>
        <w:rPr>
          <w:rFonts w:hint="eastAsia"/>
          <w:sz w:val="18"/>
        </w:rPr>
        <w:t>（</w:t>
      </w:r>
      <w:r>
        <w:rPr>
          <w:rFonts w:hint="eastAsia"/>
          <w:sz w:val="18"/>
        </w:rPr>
        <w:t>b</w:t>
      </w:r>
      <w:r>
        <w:rPr>
          <w:rFonts w:hint="eastAsia"/>
          <w:sz w:val="18"/>
        </w:rPr>
        <w:t>）水平分层。</w:t>
      </w:r>
      <w:r w:rsidRPr="005845C3">
        <w:rPr>
          <w:rFonts w:hint="eastAsia"/>
          <w:sz w:val="18"/>
          <w:highlight w:val="yellow"/>
          <w:rPrChange w:id="102" w:author="Molly Wood" w:date="2016-05-30T18:10:00Z">
            <w:rPr>
              <w:rFonts w:hint="eastAsia"/>
              <w:sz w:val="18"/>
            </w:rPr>
          </w:rPrChange>
        </w:rPr>
        <w:t>标准化的</w:t>
      </w:r>
      <w:r w:rsidRPr="005845C3">
        <w:rPr>
          <w:sz w:val="18"/>
          <w:highlight w:val="yellow"/>
          <w:rPrChange w:id="103" w:author="Molly Wood" w:date="2016-05-30T18:10:00Z">
            <w:rPr>
              <w:sz w:val="18"/>
            </w:rPr>
          </w:rPrChange>
        </w:rPr>
        <w:t>RR</w:t>
      </w:r>
      <w:r w:rsidRPr="005845C3">
        <w:rPr>
          <w:rFonts w:hint="eastAsia"/>
          <w:sz w:val="18"/>
          <w:highlight w:val="yellow"/>
          <w:rPrChange w:id="104" w:author="Molly Wood" w:date="2016-05-30T18:10:00Z">
            <w:rPr>
              <w:rFonts w:hint="eastAsia"/>
              <w:sz w:val="18"/>
            </w:rPr>
          </w:rPrChange>
        </w:rPr>
        <w:t>是标准化至</w:t>
      </w:r>
      <w:r w:rsidRPr="005845C3">
        <w:rPr>
          <w:sz w:val="18"/>
          <w:highlight w:val="yellow"/>
          <w:rPrChange w:id="105" w:author="Molly Wood" w:date="2016-05-30T18:10:00Z">
            <w:rPr>
              <w:sz w:val="18"/>
            </w:rPr>
          </w:rPrChange>
        </w:rPr>
        <w:t>SBP/DBP</w:t>
      </w:r>
      <w:r w:rsidRPr="005845C3">
        <w:rPr>
          <w:rFonts w:hint="eastAsia"/>
          <w:sz w:val="18"/>
          <w:highlight w:val="yellow"/>
          <w:rPrChange w:id="106" w:author="Molly Wood" w:date="2016-05-30T18:10:00Z">
            <w:rPr>
              <w:rFonts w:hint="eastAsia"/>
              <w:sz w:val="18"/>
            </w:rPr>
          </w:rPrChange>
        </w:rPr>
        <w:t>降低</w:t>
      </w:r>
      <w:r w:rsidRPr="005845C3">
        <w:rPr>
          <w:sz w:val="18"/>
          <w:highlight w:val="yellow"/>
          <w:rPrChange w:id="107" w:author="Molly Wood" w:date="2016-05-30T18:10:00Z">
            <w:rPr>
              <w:sz w:val="18"/>
            </w:rPr>
          </w:rPrChange>
        </w:rPr>
        <w:t>10/5 mmHg</w:t>
      </w:r>
      <w:r>
        <w:rPr>
          <w:rFonts w:hint="eastAsia"/>
          <w:sz w:val="18"/>
        </w:rPr>
        <w:t>。对于（</w:t>
      </w:r>
      <w:r>
        <w:rPr>
          <w:rFonts w:hint="eastAsia"/>
          <w:sz w:val="18"/>
        </w:rPr>
        <w:t>a</w:t>
      </w:r>
      <w:r>
        <w:rPr>
          <w:rFonts w:hint="eastAsia"/>
          <w:sz w:val="18"/>
        </w:rPr>
        <w:t>）部分，</w:t>
      </w:r>
      <w:r>
        <w:rPr>
          <w:sz w:val="18"/>
        </w:rPr>
        <w:t>SBP</w:t>
      </w:r>
      <w:r>
        <w:rPr>
          <w:rFonts w:hint="eastAsia"/>
          <w:sz w:val="18"/>
        </w:rPr>
        <w:t>和</w:t>
      </w:r>
      <w:r>
        <w:rPr>
          <w:rFonts w:hint="eastAsia"/>
          <w:i/>
          <w:sz w:val="18"/>
        </w:rPr>
        <w:t>P</w:t>
      </w:r>
      <w:r>
        <w:rPr>
          <w:rFonts w:hint="eastAsia"/>
          <w:sz w:val="18"/>
        </w:rPr>
        <w:t>值是为进行趋势检验而计算的，而对于（</w:t>
      </w:r>
      <w:r>
        <w:rPr>
          <w:rFonts w:hint="eastAsia"/>
          <w:sz w:val="18"/>
        </w:rPr>
        <w:t>b</w:t>
      </w:r>
      <w:r>
        <w:rPr>
          <w:rFonts w:hint="eastAsia"/>
          <w:sz w:val="18"/>
        </w:rPr>
        <w:t>）部分，</w:t>
      </w:r>
      <w:r>
        <w:rPr>
          <w:rFonts w:hint="eastAsia"/>
          <w:sz w:val="18"/>
        </w:rPr>
        <w:t>DBP</w:t>
      </w:r>
      <w:r>
        <w:rPr>
          <w:rFonts w:hint="eastAsia"/>
          <w:sz w:val="18"/>
        </w:rPr>
        <w:t>和</w:t>
      </w:r>
      <w:r>
        <w:rPr>
          <w:rFonts w:hint="eastAsia"/>
          <w:i/>
          <w:sz w:val="18"/>
        </w:rPr>
        <w:t>P</w:t>
      </w:r>
      <w:r>
        <w:rPr>
          <w:rFonts w:hint="eastAsia"/>
          <w:sz w:val="18"/>
        </w:rPr>
        <w:t>值是为考察两个</w:t>
      </w:r>
      <w:r>
        <w:rPr>
          <w:rFonts w:hint="eastAsia"/>
          <w:sz w:val="18"/>
        </w:rPr>
        <w:t>DBP</w:t>
      </w:r>
      <w:r>
        <w:rPr>
          <w:rFonts w:hint="eastAsia"/>
          <w:sz w:val="18"/>
        </w:rPr>
        <w:t>范围间的差异而计算的（异质性检验的</w:t>
      </w:r>
      <w:r>
        <w:rPr>
          <w:rFonts w:hint="eastAsia"/>
          <w:i/>
          <w:sz w:val="18"/>
        </w:rPr>
        <w:t>P</w:t>
      </w:r>
      <w:r>
        <w:rPr>
          <w:rFonts w:hint="eastAsia"/>
          <w:sz w:val="18"/>
        </w:rPr>
        <w:t>值）。</w:t>
      </w:r>
      <w:del w:id="108" w:author="Molly Wood" w:date="2016-05-30T18:11:00Z">
        <w:r w:rsidDel="005845C3">
          <w:rPr>
            <w:rFonts w:hint="eastAsia"/>
            <w:sz w:val="18"/>
          </w:rPr>
          <w:delText>更</w:delText>
        </w:r>
      </w:del>
      <w:r>
        <w:rPr>
          <w:rFonts w:hint="eastAsia"/>
          <w:sz w:val="18"/>
        </w:rPr>
        <w:t>强化与非强化降压治疗达到的</w:t>
      </w:r>
      <w:r>
        <w:rPr>
          <w:sz w:val="18"/>
        </w:rPr>
        <w:t>SBP/DBP</w:t>
      </w:r>
      <w:r>
        <w:rPr>
          <w:rFonts w:hint="eastAsia"/>
          <w:sz w:val="18"/>
        </w:rPr>
        <w:t>，在</w:t>
      </w:r>
      <w:r>
        <w:rPr>
          <w:rFonts w:hint="eastAsia"/>
          <w:sz w:val="18"/>
        </w:rPr>
        <w:t>SBP</w:t>
      </w:r>
      <w:r>
        <w:rPr>
          <w:rFonts w:hint="eastAsia"/>
          <w:sz w:val="18"/>
        </w:rPr>
        <w:t>的</w:t>
      </w:r>
      <w:r>
        <w:rPr>
          <w:rFonts w:hint="eastAsia"/>
          <w:sz w:val="18"/>
        </w:rPr>
        <w:t>3</w:t>
      </w:r>
      <w:r>
        <w:rPr>
          <w:rFonts w:hint="eastAsia"/>
          <w:sz w:val="18"/>
        </w:rPr>
        <w:t>个范围中（从上向下）</w:t>
      </w:r>
      <w:ins w:id="109" w:author="Molly Wood" w:date="2016-05-30T18:11:00Z">
        <w:r w:rsidR="005845C3">
          <w:rPr>
            <w:rFonts w:hint="eastAsia"/>
            <w:sz w:val="18"/>
          </w:rPr>
          <w:t>分别</w:t>
        </w:r>
      </w:ins>
      <w:r>
        <w:rPr>
          <w:rFonts w:hint="eastAsia"/>
          <w:sz w:val="18"/>
        </w:rPr>
        <w:t>为：</w:t>
      </w:r>
      <w:r>
        <w:rPr>
          <w:sz w:val="18"/>
        </w:rPr>
        <w:t>142.1/82.6 vs. 157.7/89.6</w:t>
      </w:r>
      <w:r>
        <w:rPr>
          <w:rFonts w:hint="eastAsia"/>
          <w:sz w:val="18"/>
        </w:rPr>
        <w:t>，</w:t>
      </w:r>
      <w:r>
        <w:rPr>
          <w:sz w:val="18"/>
        </w:rPr>
        <w:t>138.3/79.2 vs. 142.9/82.3</w:t>
      </w:r>
      <w:r>
        <w:rPr>
          <w:rFonts w:hint="eastAsia"/>
          <w:sz w:val="18"/>
        </w:rPr>
        <w:t>，</w:t>
      </w:r>
      <w:r>
        <w:rPr>
          <w:sz w:val="18"/>
        </w:rPr>
        <w:t>122.1/72.5 vs. 135.0/75.6 mmHg</w:t>
      </w:r>
      <w:r>
        <w:rPr>
          <w:rFonts w:hint="eastAsia"/>
          <w:sz w:val="18"/>
        </w:rPr>
        <w:t>；在</w:t>
      </w:r>
      <w:r>
        <w:rPr>
          <w:rFonts w:hint="eastAsia"/>
          <w:sz w:val="18"/>
        </w:rPr>
        <w:t>DBP</w:t>
      </w:r>
      <w:r>
        <w:rPr>
          <w:rFonts w:hint="eastAsia"/>
          <w:sz w:val="18"/>
        </w:rPr>
        <w:t>的两个范围中</w:t>
      </w:r>
      <w:r>
        <w:rPr>
          <w:sz w:val="18"/>
        </w:rPr>
        <w:t>为</w:t>
      </w:r>
      <w:r>
        <w:rPr>
          <w:rFonts w:hint="eastAsia"/>
          <w:sz w:val="18"/>
        </w:rPr>
        <w:t>：</w:t>
      </w:r>
      <w:r>
        <w:rPr>
          <w:sz w:val="18"/>
        </w:rPr>
        <w:t>139.9/81.3 vs. 144.0/85.0</w:t>
      </w:r>
      <w:r>
        <w:rPr>
          <w:rFonts w:hint="eastAsia"/>
          <w:sz w:val="18"/>
        </w:rPr>
        <w:t>，</w:t>
      </w:r>
      <w:r>
        <w:rPr>
          <w:sz w:val="18"/>
        </w:rPr>
        <w:t>126.9/73.6 vs. 137.9/76.7</w:t>
      </w:r>
      <w:r>
        <w:rPr>
          <w:rFonts w:hint="eastAsia"/>
          <w:sz w:val="18"/>
        </w:rPr>
        <w:t>。</w:t>
      </w:r>
      <w:del w:id="110" w:author="Molly Wood" w:date="2016-05-30T18:11:00Z">
        <w:r w:rsidDel="005845C3">
          <w:rPr>
            <w:rFonts w:hint="eastAsia"/>
            <w:sz w:val="18"/>
          </w:rPr>
          <w:delText>B</w:delText>
        </w:r>
        <w:r w:rsidDel="005845C3">
          <w:rPr>
            <w:sz w:val="18"/>
          </w:rPr>
          <w:delText>P</w:delText>
        </w:r>
        <w:r w:rsidDel="005845C3">
          <w:rPr>
            <w:rFonts w:hint="eastAsia"/>
            <w:sz w:val="18"/>
          </w:rPr>
          <w:delText>，血压；</w:delText>
        </w:r>
      </w:del>
      <w:r>
        <w:rPr>
          <w:rFonts w:hint="eastAsia"/>
          <w:sz w:val="18"/>
        </w:rPr>
        <w:t>CHD</w:t>
      </w:r>
      <w:r>
        <w:rPr>
          <w:rFonts w:hint="eastAsia"/>
          <w:sz w:val="18"/>
        </w:rPr>
        <w:t>，冠心病；</w:t>
      </w:r>
      <w:r>
        <w:rPr>
          <w:rFonts w:hint="eastAsia"/>
          <w:sz w:val="18"/>
        </w:rPr>
        <w:t>CI</w:t>
      </w:r>
      <w:r>
        <w:rPr>
          <w:rFonts w:hint="eastAsia"/>
          <w:sz w:val="18"/>
        </w:rPr>
        <w:t>，可信区间；</w:t>
      </w:r>
      <w:r>
        <w:rPr>
          <w:rFonts w:hint="eastAsia"/>
          <w:sz w:val="18"/>
        </w:rPr>
        <w:t>CV</w:t>
      </w:r>
      <w:r>
        <w:rPr>
          <w:rFonts w:hint="eastAsia"/>
          <w:sz w:val="18"/>
        </w:rPr>
        <w:t>，心血管；</w:t>
      </w:r>
      <w:r>
        <w:rPr>
          <w:rFonts w:hint="eastAsia"/>
          <w:sz w:val="18"/>
        </w:rPr>
        <w:t>HF</w:t>
      </w:r>
      <w:r>
        <w:rPr>
          <w:rFonts w:hint="eastAsia"/>
          <w:sz w:val="18"/>
        </w:rPr>
        <w:t>，心力衰竭；</w:t>
      </w:r>
      <w:r>
        <w:rPr>
          <w:rFonts w:hint="eastAsia"/>
          <w:sz w:val="18"/>
        </w:rPr>
        <w:t>RR</w:t>
      </w:r>
      <w:r>
        <w:rPr>
          <w:rFonts w:hint="eastAsia"/>
          <w:sz w:val="18"/>
        </w:rPr>
        <w:t>，</w:t>
      </w:r>
      <w:r>
        <w:rPr>
          <w:sz w:val="18"/>
        </w:rPr>
        <w:t>Mantel–</w:t>
      </w:r>
      <w:proofErr w:type="spellStart"/>
      <w:r>
        <w:rPr>
          <w:sz w:val="18"/>
        </w:rPr>
        <w:t>Haenszel</w:t>
      </w:r>
      <w:proofErr w:type="spellEnd"/>
      <w:r>
        <w:rPr>
          <w:rFonts w:hint="eastAsia"/>
          <w:sz w:val="18"/>
        </w:rPr>
        <w:t>风险比。</w:t>
      </w:r>
    </w:p>
    <w:p w14:paraId="6A8CC9FD" w14:textId="77777777" w:rsidR="0067239B" w:rsidRDefault="0067239B">
      <w:pPr>
        <w:ind w:firstLineChars="200" w:firstLine="420"/>
      </w:pPr>
    </w:p>
    <w:p w14:paraId="362DD5B6" w14:textId="77777777" w:rsidR="0067239B" w:rsidRDefault="0067239B">
      <w:pPr>
        <w:ind w:firstLineChars="200" w:firstLine="420"/>
      </w:pPr>
    </w:p>
    <w:p w14:paraId="176C890D" w14:textId="77777777" w:rsidR="0067239B" w:rsidRDefault="00367850">
      <w:pPr>
        <w:spacing w:line="360" w:lineRule="auto"/>
        <w:rPr>
          <w:b/>
          <w:sz w:val="24"/>
          <w:szCs w:val="24"/>
        </w:rPr>
      </w:pPr>
      <w:r>
        <w:rPr>
          <w:rFonts w:hint="eastAsia"/>
          <w:b/>
          <w:sz w:val="24"/>
          <w:szCs w:val="24"/>
        </w:rPr>
        <w:lastRenderedPageBreak/>
        <w:t>所有的降</w:t>
      </w:r>
      <w:del w:id="111" w:author="Molly Wood" w:date="2016-05-30T18:12:00Z">
        <w:r w:rsidDel="005845C3">
          <w:rPr>
            <w:rFonts w:hint="eastAsia"/>
            <w:b/>
            <w:sz w:val="24"/>
            <w:szCs w:val="24"/>
          </w:rPr>
          <w:delText>血</w:delText>
        </w:r>
      </w:del>
      <w:r>
        <w:rPr>
          <w:rFonts w:hint="eastAsia"/>
          <w:b/>
          <w:sz w:val="24"/>
          <w:szCs w:val="24"/>
        </w:rPr>
        <w:t>压试验</w:t>
      </w:r>
    </w:p>
    <w:p w14:paraId="39D27AB6" w14:textId="77777777" w:rsidR="0067239B" w:rsidRDefault="005845C3">
      <w:pPr>
        <w:spacing w:line="360" w:lineRule="auto"/>
        <w:ind w:firstLineChars="200" w:firstLine="480"/>
        <w:rPr>
          <w:sz w:val="24"/>
          <w:szCs w:val="24"/>
        </w:rPr>
      </w:pPr>
      <w:ins w:id="112" w:author="Molly Wood" w:date="2016-05-30T18:13:00Z">
        <w:r>
          <w:rPr>
            <w:rFonts w:hint="eastAsia"/>
            <w:sz w:val="24"/>
            <w:szCs w:val="24"/>
          </w:rPr>
          <w:t>更新</w:t>
        </w:r>
      </w:ins>
      <w:del w:id="113" w:author="Molly Wood" w:date="2016-05-30T18:13:00Z">
        <w:r w:rsidR="00367850" w:rsidDel="005845C3">
          <w:rPr>
            <w:sz w:val="24"/>
            <w:szCs w:val="24"/>
          </w:rPr>
          <w:delText>我们在</w:delText>
        </w:r>
      </w:del>
      <w:r w:rsidR="00367850">
        <w:rPr>
          <w:rFonts w:hint="eastAsia"/>
          <w:sz w:val="24"/>
          <w:szCs w:val="24"/>
        </w:rPr>
        <w:t>2014</w:t>
      </w:r>
      <w:r w:rsidR="00367850">
        <w:rPr>
          <w:rFonts w:hint="eastAsia"/>
          <w:sz w:val="24"/>
          <w:szCs w:val="24"/>
        </w:rPr>
        <w:t>年</w:t>
      </w:r>
      <w:del w:id="114" w:author="Molly Wood" w:date="2016-05-30T18:12:00Z">
        <w:r w:rsidR="00367850" w:rsidDel="005845C3">
          <w:rPr>
            <w:sz w:val="24"/>
            <w:szCs w:val="24"/>
          </w:rPr>
          <w:delText>进行的</w:delText>
        </w:r>
      </w:del>
      <w:r w:rsidR="00367850">
        <w:rPr>
          <w:sz w:val="24"/>
          <w:szCs w:val="24"/>
        </w:rPr>
        <w:t>荟萃分析</w:t>
      </w:r>
      <w:del w:id="115" w:author="Molly Wood" w:date="2016-05-30T18:13:00Z">
        <w:r w:rsidR="00367850" w:rsidDel="005845C3">
          <w:rPr>
            <w:rFonts w:hint="eastAsia"/>
            <w:sz w:val="24"/>
            <w:szCs w:val="24"/>
          </w:rPr>
          <w:delText>更新</w:delText>
        </w:r>
      </w:del>
      <w:r w:rsidR="00367850">
        <w:rPr>
          <w:sz w:val="24"/>
          <w:szCs w:val="24"/>
        </w:rPr>
        <w:t>的结果</w:t>
      </w:r>
      <w:ins w:id="116" w:author="Molly Wood" w:date="2016-05-30T18:13:00Z">
        <w:r>
          <w:rPr>
            <w:rFonts w:hint="eastAsia"/>
            <w:sz w:val="24"/>
            <w:szCs w:val="24"/>
          </w:rPr>
          <w:t>，</w:t>
        </w:r>
      </w:ins>
      <w:del w:id="117" w:author="Molly Wood" w:date="2016-05-30T18:13:00Z">
        <w:r w:rsidR="00367850" w:rsidDel="005845C3">
          <w:rPr>
            <w:rFonts w:hint="eastAsia"/>
            <w:sz w:val="24"/>
            <w:szCs w:val="24"/>
          </w:rPr>
          <w:delText>是</w:delText>
        </w:r>
      </w:del>
      <w:r w:rsidR="00367850">
        <w:rPr>
          <w:rFonts w:hint="eastAsia"/>
          <w:sz w:val="24"/>
          <w:szCs w:val="24"/>
        </w:rPr>
        <w:t>将</w:t>
      </w:r>
      <w:del w:id="118" w:author="Molly Wood" w:date="2016-05-30T18:13:00Z">
        <w:r w:rsidR="00367850" w:rsidDel="005845C3">
          <w:rPr>
            <w:sz w:val="24"/>
            <w:szCs w:val="24"/>
          </w:rPr>
          <w:delText>关于降低</w:delText>
        </w:r>
        <w:r w:rsidR="00367850" w:rsidDel="005845C3">
          <w:rPr>
            <w:rFonts w:hint="eastAsia"/>
            <w:sz w:val="24"/>
            <w:szCs w:val="24"/>
          </w:rPr>
          <w:delText>血压的</w:delText>
        </w:r>
      </w:del>
      <w:r w:rsidR="00367850">
        <w:rPr>
          <w:sz w:val="24"/>
          <w:szCs w:val="24"/>
        </w:rPr>
        <w:t>RCT</w:t>
      </w:r>
      <w:r w:rsidR="00367850">
        <w:rPr>
          <w:sz w:val="24"/>
          <w:szCs w:val="24"/>
        </w:rPr>
        <w:t>分为</w:t>
      </w:r>
      <w:del w:id="119" w:author="Molly Wood" w:date="2016-05-30T18:13:00Z">
        <w:r w:rsidR="00367850" w:rsidDel="005845C3">
          <w:rPr>
            <w:sz w:val="24"/>
            <w:szCs w:val="24"/>
          </w:rPr>
          <w:delText>比较下列情况的</w:delText>
        </w:r>
      </w:del>
      <w:ins w:id="120" w:author="Molly Wood" w:date="2016-05-30T18:13:00Z">
        <w:r>
          <w:rPr>
            <w:rFonts w:hint="eastAsia"/>
            <w:sz w:val="24"/>
            <w:szCs w:val="24"/>
          </w:rPr>
          <w:t>以下</w:t>
        </w:r>
      </w:ins>
      <w:r w:rsidR="00367850">
        <w:rPr>
          <w:rFonts w:hint="eastAsia"/>
          <w:sz w:val="24"/>
          <w:szCs w:val="24"/>
        </w:rPr>
        <w:t>3</w:t>
      </w:r>
      <w:r w:rsidR="00367850">
        <w:rPr>
          <w:rFonts w:hint="eastAsia"/>
          <w:sz w:val="24"/>
          <w:szCs w:val="24"/>
        </w:rPr>
        <w:t>组：积极</w:t>
      </w:r>
      <w:r w:rsidR="00367850">
        <w:rPr>
          <w:sz w:val="24"/>
          <w:szCs w:val="24"/>
        </w:rPr>
        <w:t>或更积极治疗组达到的</w:t>
      </w:r>
      <w:r w:rsidR="00367850">
        <w:rPr>
          <w:rFonts w:hint="eastAsia"/>
          <w:sz w:val="24"/>
          <w:szCs w:val="24"/>
        </w:rPr>
        <w:t xml:space="preserve">SBP </w:t>
      </w:r>
      <w:r w:rsidR="00367850">
        <w:rPr>
          <w:sz w:val="24"/>
          <w:szCs w:val="24"/>
        </w:rPr>
        <w:t>140~150 mmHg</w:t>
      </w:r>
      <w:r w:rsidR="00367850">
        <w:rPr>
          <w:rFonts w:hint="eastAsia"/>
          <w:sz w:val="24"/>
          <w:szCs w:val="24"/>
        </w:rPr>
        <w:t>与</w:t>
      </w:r>
      <w:r w:rsidR="00367850">
        <w:rPr>
          <w:sz w:val="24"/>
          <w:szCs w:val="24"/>
        </w:rPr>
        <w:t>对照组的</w:t>
      </w:r>
      <w:r w:rsidR="00367850">
        <w:rPr>
          <w:rFonts w:hint="eastAsia"/>
          <w:sz w:val="24"/>
          <w:szCs w:val="24"/>
        </w:rPr>
        <w:t>SBP</w:t>
      </w:r>
      <w:r w:rsidR="00367850">
        <w:rPr>
          <w:rFonts w:hint="eastAsia"/>
          <w:sz w:val="24"/>
          <w:szCs w:val="24"/>
        </w:rPr>
        <w:t>≥</w:t>
      </w:r>
      <w:r w:rsidR="00367850">
        <w:rPr>
          <w:sz w:val="24"/>
          <w:szCs w:val="24"/>
        </w:rPr>
        <w:t>150 mmHg</w:t>
      </w:r>
      <w:r w:rsidR="00367850">
        <w:rPr>
          <w:rFonts w:hint="eastAsia"/>
          <w:sz w:val="24"/>
          <w:szCs w:val="24"/>
        </w:rPr>
        <w:t>相比</w:t>
      </w:r>
      <w:r w:rsidR="00367850">
        <w:rPr>
          <w:sz w:val="24"/>
          <w:szCs w:val="24"/>
        </w:rPr>
        <w:t>；</w:t>
      </w:r>
      <w:del w:id="121" w:author="Molly Wood" w:date="2016-05-30T18:14:00Z">
        <w:r w:rsidR="00367850" w:rsidDel="005845C3">
          <w:rPr>
            <w:sz w:val="24"/>
            <w:szCs w:val="24"/>
          </w:rPr>
          <w:delText>达到的</w:delText>
        </w:r>
      </w:del>
      <w:r w:rsidR="00367850">
        <w:rPr>
          <w:rFonts w:hint="eastAsia"/>
          <w:sz w:val="24"/>
          <w:szCs w:val="24"/>
        </w:rPr>
        <w:t xml:space="preserve">SBP </w:t>
      </w:r>
      <w:r w:rsidR="00367850">
        <w:rPr>
          <w:sz w:val="24"/>
          <w:szCs w:val="24"/>
        </w:rPr>
        <w:t>130~140 mmHg</w:t>
      </w:r>
      <w:r w:rsidR="00367850">
        <w:rPr>
          <w:rFonts w:hint="eastAsia"/>
          <w:sz w:val="24"/>
          <w:szCs w:val="24"/>
        </w:rPr>
        <w:t>与</w:t>
      </w:r>
      <w:r w:rsidR="00367850">
        <w:rPr>
          <w:rFonts w:hint="eastAsia"/>
          <w:sz w:val="24"/>
          <w:szCs w:val="24"/>
        </w:rPr>
        <w:t>SBP</w:t>
      </w:r>
      <w:r w:rsidR="00367850">
        <w:rPr>
          <w:rFonts w:hint="eastAsia"/>
          <w:sz w:val="24"/>
          <w:szCs w:val="24"/>
        </w:rPr>
        <w:t>≥</w:t>
      </w:r>
      <w:r w:rsidR="00367850">
        <w:rPr>
          <w:sz w:val="24"/>
          <w:szCs w:val="24"/>
        </w:rPr>
        <w:t>140 mmHg</w:t>
      </w:r>
      <w:r w:rsidR="00367850">
        <w:rPr>
          <w:rFonts w:hint="eastAsia"/>
          <w:sz w:val="24"/>
          <w:szCs w:val="24"/>
        </w:rPr>
        <w:t>相比</w:t>
      </w:r>
      <w:r w:rsidR="00367850">
        <w:rPr>
          <w:sz w:val="24"/>
          <w:szCs w:val="24"/>
        </w:rPr>
        <w:t>；</w:t>
      </w:r>
      <w:del w:id="122" w:author="Molly Wood" w:date="2016-05-30T18:14:00Z">
        <w:r w:rsidR="00367850" w:rsidDel="005845C3">
          <w:rPr>
            <w:sz w:val="24"/>
            <w:szCs w:val="24"/>
          </w:rPr>
          <w:delText>达到的</w:delText>
        </w:r>
      </w:del>
      <w:r w:rsidR="00367850">
        <w:rPr>
          <w:rFonts w:hint="eastAsia"/>
          <w:sz w:val="24"/>
          <w:szCs w:val="24"/>
        </w:rPr>
        <w:t>SBP&lt;</w:t>
      </w:r>
      <w:r w:rsidR="00367850">
        <w:rPr>
          <w:sz w:val="24"/>
          <w:szCs w:val="24"/>
        </w:rPr>
        <w:t>130 mmHg</w:t>
      </w:r>
      <w:r w:rsidR="00367850">
        <w:rPr>
          <w:rFonts w:hint="eastAsia"/>
          <w:sz w:val="24"/>
          <w:szCs w:val="24"/>
        </w:rPr>
        <w:t>与</w:t>
      </w:r>
      <w:r w:rsidR="00367850">
        <w:rPr>
          <w:rFonts w:hint="eastAsia"/>
          <w:sz w:val="24"/>
          <w:szCs w:val="24"/>
        </w:rPr>
        <w:t>SBP</w:t>
      </w:r>
      <w:r w:rsidR="00367850">
        <w:rPr>
          <w:rFonts w:hint="eastAsia"/>
          <w:sz w:val="24"/>
          <w:szCs w:val="24"/>
        </w:rPr>
        <w:t>≥</w:t>
      </w:r>
      <w:r w:rsidR="00367850">
        <w:rPr>
          <w:sz w:val="24"/>
          <w:szCs w:val="24"/>
        </w:rPr>
        <w:t>130 mmHg</w:t>
      </w:r>
      <w:r w:rsidR="00367850">
        <w:rPr>
          <w:rFonts w:hint="eastAsia"/>
          <w:sz w:val="24"/>
          <w:szCs w:val="24"/>
        </w:rPr>
        <w:t>相比，</w:t>
      </w:r>
      <w:r w:rsidR="00367850">
        <w:rPr>
          <w:sz w:val="24"/>
          <w:szCs w:val="24"/>
        </w:rPr>
        <w:t>见图</w:t>
      </w:r>
      <w:r w:rsidR="00367850">
        <w:rPr>
          <w:rFonts w:hint="eastAsia"/>
          <w:sz w:val="24"/>
          <w:szCs w:val="24"/>
        </w:rPr>
        <w:t>5</w:t>
      </w:r>
      <w:r w:rsidR="00367850">
        <w:rPr>
          <w:rFonts w:hint="eastAsia"/>
          <w:sz w:val="24"/>
          <w:szCs w:val="24"/>
        </w:rPr>
        <w:t>。</w:t>
      </w:r>
      <w:r w:rsidR="00367850">
        <w:rPr>
          <w:sz w:val="24"/>
          <w:szCs w:val="24"/>
        </w:rPr>
        <w:t>第</w:t>
      </w:r>
      <w:r w:rsidR="00367850">
        <w:rPr>
          <w:rFonts w:hint="eastAsia"/>
          <w:sz w:val="24"/>
          <w:szCs w:val="24"/>
        </w:rPr>
        <w:t>1</w:t>
      </w:r>
      <w:r w:rsidR="00367850">
        <w:rPr>
          <w:rFonts w:hint="eastAsia"/>
          <w:sz w:val="24"/>
          <w:szCs w:val="24"/>
        </w:rPr>
        <w:t>组</w:t>
      </w:r>
      <w:r w:rsidR="00367850">
        <w:rPr>
          <w:sz w:val="24"/>
          <w:szCs w:val="24"/>
        </w:rPr>
        <w:t>中未</w:t>
      </w:r>
      <w:ins w:id="123" w:author="Molly Wood" w:date="2016-05-30T18:14:00Z">
        <w:r>
          <w:rPr>
            <w:rFonts w:hint="eastAsia"/>
            <w:sz w:val="24"/>
            <w:szCs w:val="24"/>
          </w:rPr>
          <w:t>新增</w:t>
        </w:r>
      </w:ins>
      <w:del w:id="124" w:author="Molly Wood" w:date="2016-05-30T18:14:00Z">
        <w:r w:rsidR="00367850" w:rsidDel="005845C3">
          <w:rPr>
            <w:sz w:val="24"/>
            <w:szCs w:val="24"/>
          </w:rPr>
          <w:delText>添加</w:delText>
        </w:r>
      </w:del>
      <w:r w:rsidR="00367850">
        <w:rPr>
          <w:rFonts w:hint="eastAsia"/>
          <w:sz w:val="24"/>
          <w:szCs w:val="24"/>
        </w:rPr>
        <w:t>RCT</w:t>
      </w:r>
      <w:r w:rsidR="00367850">
        <w:rPr>
          <w:rFonts w:hint="eastAsia"/>
          <w:sz w:val="24"/>
          <w:szCs w:val="24"/>
        </w:rPr>
        <w:t>，</w:t>
      </w:r>
      <w:del w:id="125" w:author="Molly Wood" w:date="2016-05-30T18:14:00Z">
        <w:r w:rsidR="00367850" w:rsidDel="005845C3">
          <w:rPr>
            <w:sz w:val="24"/>
            <w:szCs w:val="24"/>
          </w:rPr>
          <w:delText>该组纳入了</w:delText>
        </w:r>
      </w:del>
      <w:ins w:id="126" w:author="Molly Wood" w:date="2016-05-30T18:14:00Z">
        <w:r>
          <w:rPr>
            <w:rFonts w:hint="eastAsia"/>
            <w:sz w:val="24"/>
            <w:szCs w:val="24"/>
          </w:rPr>
          <w:t>包括</w:t>
        </w:r>
      </w:ins>
      <w:r w:rsidR="00367850">
        <w:rPr>
          <w:rFonts w:hint="eastAsia"/>
          <w:sz w:val="24"/>
          <w:szCs w:val="24"/>
        </w:rPr>
        <w:t>8</w:t>
      </w:r>
      <w:r w:rsidR="00367850">
        <w:rPr>
          <w:rFonts w:hint="eastAsia"/>
          <w:sz w:val="24"/>
          <w:szCs w:val="24"/>
        </w:rPr>
        <w:t>项</w:t>
      </w:r>
      <w:r w:rsidR="00367850">
        <w:rPr>
          <w:sz w:val="24"/>
          <w:szCs w:val="24"/>
        </w:rPr>
        <w:t>RCT</w:t>
      </w:r>
      <w:r w:rsidR="00367850">
        <w:rPr>
          <w:rFonts w:hint="eastAsia"/>
          <w:sz w:val="24"/>
          <w:szCs w:val="24"/>
        </w:rPr>
        <w:t>，</w:t>
      </w:r>
      <w:del w:id="127" w:author="Molly Wood" w:date="2016-05-30T18:14:00Z">
        <w:r w:rsidR="00367850" w:rsidDel="005845C3">
          <w:rPr>
            <w:sz w:val="24"/>
            <w:szCs w:val="24"/>
          </w:rPr>
          <w:delText>包括</w:delText>
        </w:r>
      </w:del>
      <w:ins w:id="128" w:author="Molly Wood" w:date="2016-05-30T18:14:00Z">
        <w:r>
          <w:rPr>
            <w:rFonts w:hint="eastAsia"/>
            <w:sz w:val="24"/>
            <w:szCs w:val="24"/>
          </w:rPr>
          <w:t>共计</w:t>
        </w:r>
      </w:ins>
      <w:r w:rsidR="00367850">
        <w:rPr>
          <w:sz w:val="24"/>
          <w:szCs w:val="24"/>
        </w:rPr>
        <w:t>13 841</w:t>
      </w:r>
      <w:r w:rsidR="00367850">
        <w:rPr>
          <w:sz w:val="24"/>
          <w:szCs w:val="24"/>
        </w:rPr>
        <w:t>例患者</w:t>
      </w:r>
      <w:r w:rsidR="00367850">
        <w:rPr>
          <w:sz w:val="24"/>
          <w:szCs w:val="24"/>
          <w:vertAlign w:val="superscript"/>
        </w:rPr>
        <w:t>[2,4,34-39]</w:t>
      </w:r>
      <w:r w:rsidR="00367850">
        <w:rPr>
          <w:rFonts w:hint="eastAsia"/>
          <w:sz w:val="24"/>
          <w:szCs w:val="24"/>
        </w:rPr>
        <w:t>；</w:t>
      </w:r>
      <w:del w:id="129" w:author="Molly Wood" w:date="2016-05-30T18:14:00Z">
        <w:r w:rsidR="00367850" w:rsidDel="005845C3">
          <w:rPr>
            <w:rFonts w:hint="eastAsia"/>
            <w:sz w:val="24"/>
            <w:szCs w:val="24"/>
          </w:rPr>
          <w:delText>在</w:delText>
        </w:r>
      </w:del>
      <w:r w:rsidR="00367850">
        <w:rPr>
          <w:sz w:val="24"/>
          <w:szCs w:val="24"/>
        </w:rPr>
        <w:t>第</w:t>
      </w:r>
      <w:r w:rsidR="00367850">
        <w:rPr>
          <w:rFonts w:hint="eastAsia"/>
          <w:sz w:val="24"/>
          <w:szCs w:val="24"/>
        </w:rPr>
        <w:t>2</w:t>
      </w:r>
      <w:r w:rsidR="00367850">
        <w:rPr>
          <w:rFonts w:hint="eastAsia"/>
          <w:sz w:val="24"/>
          <w:szCs w:val="24"/>
        </w:rPr>
        <w:t>组</w:t>
      </w:r>
      <w:ins w:id="130" w:author="Molly Wood" w:date="2016-05-30T18:15:00Z">
        <w:r>
          <w:rPr>
            <w:sz w:val="24"/>
            <w:szCs w:val="24"/>
          </w:rPr>
          <w:t>在</w:t>
        </w:r>
      </w:ins>
      <w:r w:rsidR="00367850">
        <w:rPr>
          <w:sz w:val="24"/>
          <w:szCs w:val="24"/>
        </w:rPr>
        <w:t>既往</w:t>
      </w:r>
      <w:del w:id="131" w:author="Molly Wood" w:date="2016-05-30T18:15:00Z">
        <w:r w:rsidR="00367850" w:rsidDel="005845C3">
          <w:rPr>
            <w:sz w:val="24"/>
            <w:szCs w:val="24"/>
          </w:rPr>
          <w:delText>考虑的</w:delText>
        </w:r>
      </w:del>
      <w:r w:rsidR="00367850">
        <w:rPr>
          <w:rFonts w:hint="eastAsia"/>
          <w:sz w:val="24"/>
          <w:szCs w:val="24"/>
        </w:rPr>
        <w:t>16</w:t>
      </w:r>
      <w:r w:rsidR="00367850">
        <w:rPr>
          <w:rFonts w:hint="eastAsia"/>
          <w:sz w:val="24"/>
          <w:szCs w:val="24"/>
        </w:rPr>
        <w:t>项</w:t>
      </w:r>
      <w:r w:rsidR="00367850">
        <w:rPr>
          <w:sz w:val="24"/>
          <w:szCs w:val="24"/>
        </w:rPr>
        <w:t>RCT</w:t>
      </w:r>
      <w:r w:rsidR="00367850">
        <w:rPr>
          <w:sz w:val="24"/>
          <w:szCs w:val="24"/>
          <w:vertAlign w:val="superscript"/>
        </w:rPr>
        <w:t>[3,8,10,12,14,40-50]</w:t>
      </w:r>
      <w:ins w:id="132" w:author="Molly Wood" w:date="2016-05-30T18:15:00Z">
        <w:r>
          <w:rPr>
            <w:rFonts w:hint="eastAsia"/>
            <w:sz w:val="24"/>
            <w:szCs w:val="24"/>
          </w:rPr>
          <w:t>的</w:t>
        </w:r>
        <w:r>
          <w:rPr>
            <w:sz w:val="24"/>
            <w:szCs w:val="24"/>
          </w:rPr>
          <w:t>基础上</w:t>
        </w:r>
      </w:ins>
      <w:del w:id="133" w:author="Molly Wood" w:date="2016-05-30T18:15:00Z">
        <w:r w:rsidR="00367850" w:rsidDel="005845C3">
          <w:rPr>
            <w:rFonts w:hint="eastAsia"/>
            <w:sz w:val="24"/>
            <w:szCs w:val="24"/>
          </w:rPr>
          <w:delText>中</w:delText>
        </w:r>
      </w:del>
      <w:ins w:id="134" w:author="Molly Wood" w:date="2016-05-30T18:15:00Z">
        <w:r>
          <w:rPr>
            <w:rFonts w:hint="eastAsia"/>
            <w:sz w:val="24"/>
            <w:szCs w:val="24"/>
          </w:rPr>
          <w:t>增</w:t>
        </w:r>
      </w:ins>
      <w:del w:id="135" w:author="Molly Wood" w:date="2016-05-30T18:15:00Z">
        <w:r w:rsidR="00367850" w:rsidDel="005845C3">
          <w:rPr>
            <w:sz w:val="24"/>
            <w:szCs w:val="24"/>
          </w:rPr>
          <w:delText>添</w:delText>
        </w:r>
      </w:del>
      <w:r w:rsidR="00367850">
        <w:rPr>
          <w:sz w:val="24"/>
          <w:szCs w:val="24"/>
        </w:rPr>
        <w:t>加了</w:t>
      </w:r>
      <w:r w:rsidR="00367850">
        <w:rPr>
          <w:sz w:val="24"/>
          <w:szCs w:val="24"/>
        </w:rPr>
        <w:t>Wei</w:t>
      </w:r>
      <w:r w:rsidR="00367850">
        <w:rPr>
          <w:rFonts w:hint="eastAsia"/>
          <w:sz w:val="24"/>
          <w:szCs w:val="24"/>
        </w:rPr>
        <w:t>等</w:t>
      </w:r>
      <w:r w:rsidR="00367850">
        <w:rPr>
          <w:sz w:val="24"/>
          <w:szCs w:val="24"/>
        </w:rPr>
        <w:t>人</w:t>
      </w:r>
      <w:r w:rsidR="00367850">
        <w:rPr>
          <w:rFonts w:hint="eastAsia"/>
          <w:sz w:val="24"/>
          <w:szCs w:val="24"/>
        </w:rPr>
        <w:t>的</w:t>
      </w:r>
      <w:r w:rsidR="00367850">
        <w:rPr>
          <w:sz w:val="24"/>
          <w:szCs w:val="24"/>
        </w:rPr>
        <w:t>试验</w:t>
      </w:r>
      <w:r w:rsidR="00367850">
        <w:rPr>
          <w:sz w:val="24"/>
          <w:szCs w:val="24"/>
          <w:vertAlign w:val="superscript"/>
        </w:rPr>
        <w:t>[24]</w:t>
      </w:r>
      <w:r w:rsidR="00367850">
        <w:rPr>
          <w:rFonts w:hint="eastAsia"/>
          <w:sz w:val="24"/>
          <w:szCs w:val="24"/>
        </w:rPr>
        <w:t>，</w:t>
      </w:r>
      <w:r w:rsidR="00367850">
        <w:rPr>
          <w:sz w:val="24"/>
          <w:szCs w:val="24"/>
        </w:rPr>
        <w:t>更新后的患者总数达到了</w:t>
      </w:r>
      <w:r w:rsidR="00367850">
        <w:rPr>
          <w:sz w:val="24"/>
          <w:szCs w:val="24"/>
        </w:rPr>
        <w:t>82 945</w:t>
      </w:r>
      <w:r w:rsidR="00367850">
        <w:rPr>
          <w:rFonts w:hint="eastAsia"/>
          <w:sz w:val="24"/>
          <w:szCs w:val="24"/>
        </w:rPr>
        <w:t>例</w:t>
      </w:r>
      <w:r w:rsidR="00367850">
        <w:rPr>
          <w:sz w:val="24"/>
          <w:szCs w:val="24"/>
        </w:rPr>
        <w:t>；</w:t>
      </w:r>
      <w:del w:id="136" w:author="Molly Wood" w:date="2016-05-30T18:15:00Z">
        <w:r w:rsidR="00367850" w:rsidDel="005845C3">
          <w:rPr>
            <w:rFonts w:hint="eastAsia"/>
            <w:sz w:val="24"/>
            <w:szCs w:val="24"/>
          </w:rPr>
          <w:delText>在</w:delText>
        </w:r>
      </w:del>
      <w:r w:rsidR="00367850">
        <w:rPr>
          <w:sz w:val="24"/>
          <w:szCs w:val="24"/>
        </w:rPr>
        <w:t>第</w:t>
      </w:r>
      <w:r w:rsidR="00367850">
        <w:rPr>
          <w:sz w:val="24"/>
          <w:szCs w:val="24"/>
        </w:rPr>
        <w:t>3</w:t>
      </w:r>
      <w:r w:rsidR="00367850">
        <w:rPr>
          <w:rFonts w:hint="eastAsia"/>
          <w:sz w:val="24"/>
          <w:szCs w:val="24"/>
        </w:rPr>
        <w:t>组</w:t>
      </w:r>
      <w:ins w:id="137" w:author="Molly Wood" w:date="2016-05-30T18:15:00Z">
        <w:r>
          <w:rPr>
            <w:rFonts w:hint="eastAsia"/>
            <w:sz w:val="24"/>
            <w:szCs w:val="24"/>
          </w:rPr>
          <w:t>在</w:t>
        </w:r>
      </w:ins>
      <w:r w:rsidR="00367850">
        <w:rPr>
          <w:sz w:val="24"/>
          <w:szCs w:val="24"/>
        </w:rPr>
        <w:t>既往</w:t>
      </w:r>
      <w:del w:id="138" w:author="Molly Wood" w:date="2016-05-30T18:15:00Z">
        <w:r w:rsidR="00367850" w:rsidDel="005845C3">
          <w:rPr>
            <w:sz w:val="24"/>
            <w:szCs w:val="24"/>
          </w:rPr>
          <w:delText>考虑的</w:delText>
        </w:r>
      </w:del>
      <w:r w:rsidR="00367850">
        <w:rPr>
          <w:sz w:val="24"/>
          <w:szCs w:val="24"/>
        </w:rPr>
        <w:t>8</w:t>
      </w:r>
      <w:r w:rsidR="00367850">
        <w:rPr>
          <w:rFonts w:hint="eastAsia"/>
          <w:sz w:val="24"/>
          <w:szCs w:val="24"/>
        </w:rPr>
        <w:t>项</w:t>
      </w:r>
      <w:r w:rsidR="00367850">
        <w:rPr>
          <w:sz w:val="24"/>
          <w:szCs w:val="24"/>
        </w:rPr>
        <w:t>RCT</w:t>
      </w:r>
      <w:r w:rsidR="00367850">
        <w:rPr>
          <w:sz w:val="24"/>
          <w:szCs w:val="24"/>
          <w:vertAlign w:val="superscript"/>
        </w:rPr>
        <w:t>[5,7,13,15,51-54]</w:t>
      </w:r>
      <w:ins w:id="139" w:author="Molly Wood" w:date="2016-05-30T18:15:00Z">
        <w:r>
          <w:rPr>
            <w:rFonts w:hint="eastAsia"/>
            <w:sz w:val="24"/>
            <w:szCs w:val="24"/>
          </w:rPr>
          <w:t>的</w:t>
        </w:r>
        <w:r>
          <w:rPr>
            <w:sz w:val="24"/>
            <w:szCs w:val="24"/>
          </w:rPr>
          <w:t>基础上</w:t>
        </w:r>
      </w:ins>
      <w:del w:id="140" w:author="Molly Wood" w:date="2016-05-30T18:15:00Z">
        <w:r w:rsidR="00367850" w:rsidDel="005845C3">
          <w:rPr>
            <w:rFonts w:hint="eastAsia"/>
            <w:sz w:val="24"/>
            <w:szCs w:val="24"/>
          </w:rPr>
          <w:delText>中</w:delText>
        </w:r>
        <w:r w:rsidR="00367850" w:rsidDel="005845C3">
          <w:rPr>
            <w:sz w:val="24"/>
            <w:szCs w:val="24"/>
          </w:rPr>
          <w:delText>添</w:delText>
        </w:r>
      </w:del>
      <w:ins w:id="141" w:author="Molly Wood" w:date="2016-05-30T18:15:00Z">
        <w:r>
          <w:rPr>
            <w:rFonts w:hint="eastAsia"/>
            <w:sz w:val="24"/>
            <w:szCs w:val="24"/>
          </w:rPr>
          <w:t>增</w:t>
        </w:r>
      </w:ins>
      <w:r w:rsidR="00367850">
        <w:rPr>
          <w:sz w:val="24"/>
          <w:szCs w:val="24"/>
        </w:rPr>
        <w:t>加了</w:t>
      </w:r>
      <w:r w:rsidR="00367850">
        <w:rPr>
          <w:sz w:val="24"/>
          <w:szCs w:val="24"/>
        </w:rPr>
        <w:t>SPRINT</w:t>
      </w:r>
      <w:r w:rsidR="00367850">
        <w:rPr>
          <w:sz w:val="24"/>
          <w:szCs w:val="24"/>
          <w:vertAlign w:val="superscript"/>
        </w:rPr>
        <w:t>[20]</w:t>
      </w:r>
      <w:r w:rsidR="00367850">
        <w:rPr>
          <w:rFonts w:hint="eastAsia"/>
          <w:sz w:val="24"/>
          <w:szCs w:val="24"/>
        </w:rPr>
        <w:t>和</w:t>
      </w:r>
      <w:r w:rsidR="00367850">
        <w:rPr>
          <w:sz w:val="24"/>
          <w:szCs w:val="24"/>
        </w:rPr>
        <w:t>REIN-2</w:t>
      </w:r>
      <w:r w:rsidR="00367850">
        <w:rPr>
          <w:rFonts w:hint="eastAsia"/>
          <w:sz w:val="24"/>
          <w:szCs w:val="24"/>
        </w:rPr>
        <w:t>研究</w:t>
      </w:r>
      <w:r w:rsidR="00367850">
        <w:rPr>
          <w:sz w:val="24"/>
          <w:szCs w:val="24"/>
          <w:vertAlign w:val="superscript"/>
        </w:rPr>
        <w:t>[9]</w:t>
      </w:r>
      <w:r w:rsidR="00367850">
        <w:rPr>
          <w:rFonts w:hint="eastAsia"/>
          <w:sz w:val="24"/>
          <w:szCs w:val="24"/>
        </w:rPr>
        <w:t>，</w:t>
      </w:r>
      <w:r w:rsidR="00367850">
        <w:rPr>
          <w:sz w:val="24"/>
          <w:szCs w:val="24"/>
        </w:rPr>
        <w:t>更新后的患者总数达到了</w:t>
      </w:r>
      <w:r w:rsidR="00367850">
        <w:rPr>
          <w:rFonts w:hint="eastAsia"/>
          <w:sz w:val="24"/>
          <w:szCs w:val="24"/>
        </w:rPr>
        <w:t xml:space="preserve">41 </w:t>
      </w:r>
      <w:r w:rsidR="00367850">
        <w:rPr>
          <w:sz w:val="24"/>
          <w:szCs w:val="24"/>
        </w:rPr>
        <w:t>666</w:t>
      </w:r>
      <w:r w:rsidR="00367850">
        <w:rPr>
          <w:rFonts w:hint="eastAsia"/>
          <w:sz w:val="24"/>
          <w:szCs w:val="24"/>
        </w:rPr>
        <w:t>例。</w:t>
      </w:r>
    </w:p>
    <w:p w14:paraId="5ABA5A6D" w14:textId="77777777" w:rsidR="0067239B" w:rsidRDefault="00367850">
      <w:pPr>
        <w:spacing w:line="360" w:lineRule="auto"/>
        <w:ind w:firstLineChars="200" w:firstLine="480"/>
        <w:rPr>
          <w:sz w:val="24"/>
          <w:szCs w:val="24"/>
        </w:rPr>
      </w:pPr>
      <w:del w:id="142" w:author="Molly Wood" w:date="2016-05-30T18:16:00Z">
        <w:r w:rsidDel="005845C3">
          <w:rPr>
            <w:rFonts w:hint="eastAsia"/>
            <w:sz w:val="24"/>
            <w:szCs w:val="24"/>
          </w:rPr>
          <w:delText>图</w:delText>
        </w:r>
        <w:r w:rsidDel="005845C3">
          <w:rPr>
            <w:rFonts w:hint="eastAsia"/>
            <w:sz w:val="24"/>
            <w:szCs w:val="24"/>
          </w:rPr>
          <w:delText>5</w:delText>
        </w:r>
        <w:r w:rsidDel="005845C3">
          <w:rPr>
            <w:rFonts w:hint="eastAsia"/>
            <w:sz w:val="24"/>
            <w:szCs w:val="24"/>
          </w:rPr>
          <w:delText>中</w:delText>
        </w:r>
      </w:del>
      <w:r>
        <w:rPr>
          <w:sz w:val="24"/>
          <w:szCs w:val="24"/>
        </w:rPr>
        <w:t>更新后的荟萃分析</w:t>
      </w:r>
      <w:ins w:id="143" w:author="Molly Wood" w:date="2016-05-30T18:16:00Z">
        <w:r w:rsidR="005845C3">
          <w:rPr>
            <w:rFonts w:hint="eastAsia"/>
            <w:sz w:val="24"/>
            <w:szCs w:val="24"/>
          </w:rPr>
          <w:t>结果</w:t>
        </w:r>
        <w:r w:rsidR="005845C3">
          <w:rPr>
            <w:sz w:val="24"/>
            <w:szCs w:val="24"/>
          </w:rPr>
          <w:t>如图</w:t>
        </w:r>
        <w:r w:rsidR="005845C3">
          <w:rPr>
            <w:rFonts w:hint="eastAsia"/>
            <w:sz w:val="24"/>
            <w:szCs w:val="24"/>
          </w:rPr>
          <w:t>5</w:t>
        </w:r>
        <w:r w:rsidR="005845C3">
          <w:rPr>
            <w:rFonts w:hint="eastAsia"/>
            <w:sz w:val="24"/>
            <w:szCs w:val="24"/>
          </w:rPr>
          <w:t>所</w:t>
        </w:r>
      </w:ins>
      <w:del w:id="144" w:author="Molly Wood" w:date="2016-05-30T18:16:00Z">
        <w:r w:rsidDel="005845C3">
          <w:rPr>
            <w:sz w:val="24"/>
            <w:szCs w:val="24"/>
          </w:rPr>
          <w:delText>显</w:delText>
        </w:r>
      </w:del>
      <w:r>
        <w:rPr>
          <w:sz w:val="24"/>
          <w:szCs w:val="24"/>
        </w:rPr>
        <w:t>示</w:t>
      </w:r>
      <w:r>
        <w:rPr>
          <w:rFonts w:hint="eastAsia"/>
          <w:sz w:val="24"/>
          <w:szCs w:val="24"/>
        </w:rPr>
        <w:t>，</w:t>
      </w:r>
      <w:ins w:id="145" w:author="Molly Wood" w:date="2016-05-30T18:16:00Z">
        <w:r w:rsidR="005845C3">
          <w:rPr>
            <w:rFonts w:hint="eastAsia"/>
            <w:sz w:val="24"/>
            <w:szCs w:val="24"/>
          </w:rPr>
          <w:t>除</w:t>
        </w:r>
        <w:r w:rsidR="005845C3">
          <w:rPr>
            <w:sz w:val="24"/>
            <w:szCs w:val="24"/>
          </w:rPr>
          <w:t>心力衰竭</w:t>
        </w:r>
      </w:ins>
      <w:ins w:id="146" w:author="Molly Wood" w:date="2016-05-30T18:17:00Z">
        <w:r w:rsidR="005845C3">
          <w:rPr>
            <w:sz w:val="24"/>
            <w:szCs w:val="24"/>
          </w:rPr>
          <w:t>之外的</w:t>
        </w:r>
      </w:ins>
      <w:del w:id="147" w:author="Molly Wood" w:date="2016-05-30T18:16:00Z">
        <w:r w:rsidDel="005845C3">
          <w:rPr>
            <w:sz w:val="24"/>
            <w:szCs w:val="24"/>
          </w:rPr>
          <w:delText>对于</w:delText>
        </w:r>
      </w:del>
      <w:r>
        <w:rPr>
          <w:sz w:val="24"/>
          <w:szCs w:val="24"/>
        </w:rPr>
        <w:t>所有</w:t>
      </w:r>
      <w:del w:id="148" w:author="Molly Wood" w:date="2016-05-30T18:18:00Z">
        <w:r w:rsidDel="00F532A0">
          <w:rPr>
            <w:sz w:val="24"/>
            <w:szCs w:val="24"/>
          </w:rPr>
          <w:delText>类型的</w:delText>
        </w:r>
      </w:del>
      <w:r>
        <w:rPr>
          <w:sz w:val="24"/>
          <w:szCs w:val="24"/>
        </w:rPr>
        <w:t>终点（</w:t>
      </w:r>
      <w:r>
        <w:rPr>
          <w:rFonts w:hint="eastAsia"/>
          <w:sz w:val="24"/>
          <w:szCs w:val="24"/>
        </w:rPr>
        <w:t>卒中，</w:t>
      </w:r>
      <w:r>
        <w:rPr>
          <w:rFonts w:hint="eastAsia"/>
          <w:sz w:val="24"/>
          <w:szCs w:val="24"/>
        </w:rPr>
        <w:t>CHD</w:t>
      </w:r>
      <w:r>
        <w:rPr>
          <w:rFonts w:hint="eastAsia"/>
          <w:sz w:val="24"/>
          <w:szCs w:val="24"/>
        </w:rPr>
        <w:t>事件，</w:t>
      </w:r>
      <w:r>
        <w:rPr>
          <w:sz w:val="24"/>
          <w:szCs w:val="24"/>
        </w:rPr>
        <w:t>卒中和</w:t>
      </w:r>
      <w:r>
        <w:rPr>
          <w:rFonts w:hint="eastAsia"/>
          <w:sz w:val="24"/>
          <w:szCs w:val="24"/>
        </w:rPr>
        <w:t>CHD</w:t>
      </w:r>
      <w:r>
        <w:rPr>
          <w:rFonts w:hint="eastAsia"/>
          <w:sz w:val="24"/>
          <w:szCs w:val="24"/>
        </w:rPr>
        <w:t>复合</w:t>
      </w:r>
      <w:r>
        <w:rPr>
          <w:sz w:val="24"/>
          <w:szCs w:val="24"/>
        </w:rPr>
        <w:t>终点</w:t>
      </w:r>
      <w:r>
        <w:rPr>
          <w:rFonts w:hint="eastAsia"/>
          <w:sz w:val="24"/>
          <w:szCs w:val="24"/>
        </w:rPr>
        <w:t>，</w:t>
      </w:r>
      <w:r>
        <w:rPr>
          <w:sz w:val="24"/>
          <w:szCs w:val="24"/>
        </w:rPr>
        <w:t>卒中、</w:t>
      </w:r>
      <w:r>
        <w:rPr>
          <w:rFonts w:hint="eastAsia"/>
          <w:sz w:val="24"/>
          <w:szCs w:val="24"/>
        </w:rPr>
        <w:t>CHD</w:t>
      </w:r>
      <w:r>
        <w:rPr>
          <w:rFonts w:hint="eastAsia"/>
          <w:sz w:val="24"/>
          <w:szCs w:val="24"/>
        </w:rPr>
        <w:t>和</w:t>
      </w:r>
      <w:r>
        <w:rPr>
          <w:sz w:val="24"/>
          <w:szCs w:val="24"/>
        </w:rPr>
        <w:t>心力衰竭复合终点，心血管死亡和全因死亡）</w:t>
      </w:r>
      <w:ins w:id="149" w:author="Molly Wood" w:date="2016-05-30T18:18:00Z">
        <w:r w:rsidR="00F532A0">
          <w:rPr>
            <w:rFonts w:hint="eastAsia"/>
            <w:sz w:val="24"/>
            <w:szCs w:val="24"/>
          </w:rPr>
          <w:t>的</w:t>
        </w:r>
        <w:r w:rsidR="00F532A0">
          <w:rPr>
            <w:sz w:val="24"/>
            <w:szCs w:val="24"/>
          </w:rPr>
          <w:t>发生风险降低</w:t>
        </w:r>
      </w:ins>
      <w:r>
        <w:rPr>
          <w:rFonts w:hint="eastAsia"/>
          <w:sz w:val="24"/>
          <w:szCs w:val="24"/>
        </w:rPr>
        <w:t>，</w:t>
      </w:r>
      <w:del w:id="150" w:author="Molly Wood" w:date="2016-05-30T18:17:00Z">
        <w:r w:rsidDel="005845C3">
          <w:rPr>
            <w:sz w:val="24"/>
            <w:szCs w:val="24"/>
          </w:rPr>
          <w:delText>唯一的</w:delText>
        </w:r>
        <w:r w:rsidDel="005845C3">
          <w:rPr>
            <w:rFonts w:hint="eastAsia"/>
            <w:sz w:val="24"/>
            <w:szCs w:val="24"/>
          </w:rPr>
          <w:delText>例外</w:delText>
        </w:r>
        <w:r w:rsidDel="005845C3">
          <w:rPr>
            <w:sz w:val="24"/>
            <w:szCs w:val="24"/>
          </w:rPr>
          <w:delText>是心力衰竭，</w:delText>
        </w:r>
        <w:r w:rsidDel="005845C3">
          <w:rPr>
            <w:rFonts w:hint="eastAsia"/>
            <w:sz w:val="24"/>
            <w:szCs w:val="24"/>
          </w:rPr>
          <w:delText>可</w:delText>
        </w:r>
        <w:r w:rsidDel="005845C3">
          <w:rPr>
            <w:sz w:val="24"/>
            <w:szCs w:val="24"/>
          </w:rPr>
          <w:delText>发现</w:delText>
        </w:r>
      </w:del>
      <w:r>
        <w:rPr>
          <w:sz w:val="24"/>
          <w:szCs w:val="24"/>
        </w:rPr>
        <w:t>在</w:t>
      </w:r>
      <w:ins w:id="151" w:author="Molly Wood" w:date="2016-05-30T18:18:00Z">
        <w:r w:rsidR="00F532A0">
          <w:rPr>
            <w:rFonts w:hint="eastAsia"/>
            <w:sz w:val="24"/>
            <w:szCs w:val="24"/>
          </w:rPr>
          <w:t>3</w:t>
        </w:r>
        <w:r w:rsidR="00F532A0">
          <w:rPr>
            <w:rFonts w:hint="eastAsia"/>
            <w:sz w:val="24"/>
            <w:szCs w:val="24"/>
          </w:rPr>
          <w:t>个</w:t>
        </w:r>
      </w:ins>
      <w:r>
        <w:rPr>
          <w:sz w:val="24"/>
          <w:szCs w:val="24"/>
        </w:rPr>
        <w:t>平均</w:t>
      </w:r>
      <w:del w:id="152" w:author="Molly Wood" w:date="2016-05-30T18:17:00Z">
        <w:r w:rsidDel="005845C3">
          <w:rPr>
            <w:sz w:val="24"/>
            <w:szCs w:val="24"/>
          </w:rPr>
          <w:delText>达到的</w:delText>
        </w:r>
      </w:del>
      <w:r>
        <w:rPr>
          <w:rFonts w:hint="eastAsia"/>
          <w:sz w:val="24"/>
          <w:szCs w:val="24"/>
        </w:rPr>
        <w:t>SBP</w:t>
      </w:r>
      <w:del w:id="153" w:author="Molly Wood" w:date="2016-05-30T18:18:00Z">
        <w:r w:rsidDel="00F532A0">
          <w:rPr>
            <w:sz w:val="24"/>
            <w:szCs w:val="24"/>
          </w:rPr>
          <w:delText>的</w:delText>
        </w:r>
        <w:r w:rsidDel="00F532A0">
          <w:rPr>
            <w:rFonts w:hint="eastAsia"/>
            <w:sz w:val="24"/>
            <w:szCs w:val="24"/>
          </w:rPr>
          <w:delText>3</w:delText>
        </w:r>
        <w:r w:rsidDel="00F532A0">
          <w:rPr>
            <w:rFonts w:hint="eastAsia"/>
            <w:sz w:val="24"/>
            <w:szCs w:val="24"/>
          </w:rPr>
          <w:delText>个</w:delText>
        </w:r>
      </w:del>
      <w:r>
        <w:rPr>
          <w:sz w:val="24"/>
          <w:szCs w:val="24"/>
        </w:rPr>
        <w:t>水平</w:t>
      </w:r>
      <w:r>
        <w:rPr>
          <w:rFonts w:hint="eastAsia"/>
          <w:sz w:val="24"/>
          <w:szCs w:val="24"/>
        </w:rPr>
        <w:t>中（各</w:t>
      </w:r>
      <w:r>
        <w:rPr>
          <w:sz w:val="24"/>
          <w:szCs w:val="24"/>
        </w:rPr>
        <w:t>组的</w:t>
      </w:r>
      <w:r>
        <w:rPr>
          <w:rFonts w:hint="eastAsia"/>
          <w:sz w:val="24"/>
          <w:szCs w:val="24"/>
        </w:rPr>
        <w:t>平均</w:t>
      </w:r>
      <w:r>
        <w:rPr>
          <w:sz w:val="24"/>
          <w:szCs w:val="24"/>
        </w:rPr>
        <w:t>值分别为</w:t>
      </w:r>
      <w:r>
        <w:rPr>
          <w:sz w:val="24"/>
          <w:szCs w:val="24"/>
        </w:rPr>
        <w:t>142 vs. 158</w:t>
      </w:r>
      <w:r>
        <w:rPr>
          <w:rFonts w:hint="eastAsia"/>
          <w:sz w:val="24"/>
          <w:szCs w:val="24"/>
        </w:rPr>
        <w:t>、</w:t>
      </w:r>
      <w:r>
        <w:rPr>
          <w:sz w:val="24"/>
          <w:szCs w:val="24"/>
        </w:rPr>
        <w:t>138 vs. 143</w:t>
      </w:r>
      <w:r>
        <w:rPr>
          <w:rFonts w:hint="eastAsia"/>
          <w:sz w:val="24"/>
          <w:szCs w:val="24"/>
        </w:rPr>
        <w:t>、</w:t>
      </w:r>
      <w:r>
        <w:rPr>
          <w:sz w:val="24"/>
          <w:szCs w:val="24"/>
        </w:rPr>
        <w:t>122 vs. 135 mmHg</w:t>
      </w:r>
      <w:r>
        <w:rPr>
          <w:rFonts w:hint="eastAsia"/>
          <w:sz w:val="24"/>
          <w:szCs w:val="24"/>
        </w:rPr>
        <w:t>）</w:t>
      </w:r>
      <w:del w:id="154" w:author="Molly Wood" w:date="2016-05-30T18:18:00Z">
        <w:r w:rsidDel="00F532A0">
          <w:rPr>
            <w:rFonts w:hint="eastAsia"/>
            <w:sz w:val="24"/>
            <w:szCs w:val="24"/>
          </w:rPr>
          <w:delText>，</w:delText>
        </w:r>
        <w:r w:rsidDel="00F532A0">
          <w:rPr>
            <w:sz w:val="24"/>
            <w:szCs w:val="24"/>
          </w:rPr>
          <w:delText>发生风险降低</w:delText>
        </w:r>
      </w:del>
      <w:r>
        <w:rPr>
          <w:sz w:val="24"/>
          <w:szCs w:val="24"/>
        </w:rPr>
        <w:t>均有统计学意义。</w:t>
      </w:r>
    </w:p>
    <w:p w14:paraId="3A2BFE49" w14:textId="77777777" w:rsidR="0067239B" w:rsidRDefault="0067239B">
      <w:pPr>
        <w:ind w:firstLineChars="200" w:firstLine="420"/>
      </w:pPr>
    </w:p>
    <w:p w14:paraId="44C70592" w14:textId="77777777" w:rsidR="0067239B" w:rsidRDefault="00367850">
      <w:r>
        <w:rPr>
          <w:noProof/>
        </w:rPr>
        <w:drawing>
          <wp:inline distT="0" distB="0" distL="0" distR="0" wp14:anchorId="5EA9789F" wp14:editId="26855D81">
            <wp:extent cx="5271770" cy="3562350"/>
            <wp:effectExtent l="0" t="0" r="5080" b="0"/>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3562350"/>
                    </a:xfrm>
                    <a:prstGeom prst="rect">
                      <a:avLst/>
                    </a:prstGeom>
                    <a:noFill/>
                    <a:ln>
                      <a:noFill/>
                    </a:ln>
                  </pic:spPr>
                </pic:pic>
              </a:graphicData>
            </a:graphic>
          </wp:inline>
        </w:drawing>
      </w:r>
    </w:p>
    <w:p w14:paraId="222D7DB8" w14:textId="77777777" w:rsidR="0067239B" w:rsidRDefault="00367850">
      <w:pPr>
        <w:rPr>
          <w:sz w:val="18"/>
        </w:rPr>
      </w:pPr>
      <w:r>
        <w:rPr>
          <w:rFonts w:hint="eastAsia"/>
          <w:b/>
          <w:sz w:val="18"/>
        </w:rPr>
        <w:t>图</w:t>
      </w:r>
      <w:r>
        <w:rPr>
          <w:rFonts w:hint="eastAsia"/>
          <w:b/>
          <w:sz w:val="18"/>
        </w:rPr>
        <w:t xml:space="preserve">5. </w:t>
      </w:r>
      <w:ins w:id="155" w:author="Molly Wood" w:date="2016-05-30T18:21:00Z">
        <w:r w:rsidR="00F532A0" w:rsidRPr="00F532A0">
          <w:rPr>
            <w:rFonts w:hint="eastAsia"/>
            <w:sz w:val="18"/>
            <w:rPrChange w:id="156" w:author="Molly Wood" w:date="2016-05-30T18:21:00Z">
              <w:rPr>
                <w:rFonts w:hint="eastAsia"/>
                <w:b/>
                <w:sz w:val="18"/>
              </w:rPr>
            </w:rPrChange>
          </w:rPr>
          <w:t>在</w:t>
        </w:r>
      </w:ins>
      <w:ins w:id="157" w:author="Molly Wood" w:date="2016-05-30T18:20:00Z">
        <w:r w:rsidR="00F532A0" w:rsidRPr="00F532A0">
          <w:rPr>
            <w:rFonts w:hint="eastAsia"/>
            <w:sz w:val="18"/>
            <w:rPrChange w:id="158" w:author="Molly Wood" w:date="2016-05-30T18:21:00Z">
              <w:rPr>
                <w:rFonts w:hint="eastAsia"/>
                <w:b/>
                <w:sz w:val="18"/>
              </w:rPr>
            </w:rPrChange>
          </w:rPr>
          <w:t>所有降压试验（包括</w:t>
        </w:r>
      </w:ins>
      <w:r>
        <w:rPr>
          <w:rFonts w:hint="eastAsia"/>
          <w:sz w:val="18"/>
        </w:rPr>
        <w:t>比较活性药物治疗与安慰剂</w:t>
      </w:r>
      <w:del w:id="159" w:author="Molly Wood" w:date="2016-05-30T18:20:00Z">
        <w:r w:rsidDel="00F532A0">
          <w:rPr>
            <w:rFonts w:hint="eastAsia"/>
            <w:sz w:val="18"/>
          </w:rPr>
          <w:delText>和</w:delText>
        </w:r>
      </w:del>
      <w:ins w:id="160" w:author="Molly Wood" w:date="2016-05-30T18:20:00Z">
        <w:r w:rsidR="00F532A0">
          <w:rPr>
            <w:rFonts w:hint="eastAsia"/>
            <w:sz w:val="18"/>
          </w:rPr>
          <w:t>，</w:t>
        </w:r>
      </w:ins>
      <w:r>
        <w:rPr>
          <w:rFonts w:hint="eastAsia"/>
          <w:sz w:val="18"/>
        </w:rPr>
        <w:t>比较强化与非强化降压治疗的试验</w:t>
      </w:r>
      <w:ins w:id="161" w:author="Molly Wood" w:date="2016-05-30T18:20:00Z">
        <w:r w:rsidR="00F532A0">
          <w:rPr>
            <w:rFonts w:hint="eastAsia"/>
            <w:sz w:val="18"/>
          </w:rPr>
          <w:t>）</w:t>
        </w:r>
      </w:ins>
      <w:ins w:id="162" w:author="Molly Wood" w:date="2016-05-30T18:21:00Z">
        <w:r w:rsidR="00F532A0">
          <w:rPr>
            <w:rFonts w:hint="eastAsia"/>
            <w:sz w:val="18"/>
          </w:rPr>
          <w:t>中</w:t>
        </w:r>
      </w:ins>
      <w:del w:id="163" w:author="Molly Wood" w:date="2016-05-30T18:20:00Z">
        <w:r w:rsidDel="00F532A0">
          <w:rPr>
            <w:rFonts w:hint="eastAsia"/>
            <w:sz w:val="18"/>
          </w:rPr>
          <w:delText>（综合考虑）中</w:delText>
        </w:r>
      </w:del>
      <w:r>
        <w:rPr>
          <w:rFonts w:hint="eastAsia"/>
          <w:sz w:val="18"/>
        </w:rPr>
        <w:t>降</w:t>
      </w:r>
      <w:del w:id="164" w:author="Molly Wood" w:date="2016-05-30T18:19:00Z">
        <w:r w:rsidDel="00F532A0">
          <w:rPr>
            <w:rFonts w:hint="eastAsia"/>
            <w:sz w:val="18"/>
          </w:rPr>
          <w:delText>低血</w:delText>
        </w:r>
      </w:del>
      <w:r>
        <w:rPr>
          <w:rFonts w:hint="eastAsia"/>
          <w:sz w:val="18"/>
        </w:rPr>
        <w:t>压的影响，根据活性药物或</w:t>
      </w:r>
      <w:del w:id="165" w:author="Molly Wood" w:date="2016-05-30T18:21:00Z">
        <w:r w:rsidDel="00F532A0">
          <w:rPr>
            <w:rFonts w:hint="eastAsia"/>
            <w:sz w:val="18"/>
          </w:rPr>
          <w:delText>更</w:delText>
        </w:r>
      </w:del>
      <w:r>
        <w:rPr>
          <w:rFonts w:hint="eastAsia"/>
          <w:sz w:val="18"/>
        </w:rPr>
        <w:t>强化治疗组，以及安慰剂或非强化治疗组达到的平均</w:t>
      </w:r>
      <w:r>
        <w:rPr>
          <w:sz w:val="18"/>
        </w:rPr>
        <w:t>SBP</w:t>
      </w:r>
      <w:r>
        <w:rPr>
          <w:rFonts w:hint="eastAsia"/>
          <w:sz w:val="18"/>
        </w:rPr>
        <w:t>分为</w:t>
      </w:r>
      <w:r>
        <w:rPr>
          <w:rFonts w:hint="eastAsia"/>
          <w:sz w:val="18"/>
        </w:rPr>
        <w:t>3</w:t>
      </w:r>
      <w:del w:id="166" w:author="Molly Wood" w:date="2016-05-30T18:21:00Z">
        <w:r w:rsidDel="00F532A0">
          <w:rPr>
            <w:rFonts w:hint="eastAsia"/>
            <w:sz w:val="18"/>
          </w:rPr>
          <w:delText>层</w:delText>
        </w:r>
      </w:del>
      <w:ins w:id="167" w:author="Molly Wood" w:date="2016-05-30T18:21:00Z">
        <w:r w:rsidR="00F532A0">
          <w:rPr>
            <w:rFonts w:hint="eastAsia"/>
            <w:sz w:val="18"/>
          </w:rPr>
          <w:t>组</w:t>
        </w:r>
      </w:ins>
      <w:r>
        <w:rPr>
          <w:rFonts w:hint="eastAsia"/>
          <w:sz w:val="18"/>
        </w:rPr>
        <w:t>：</w:t>
      </w:r>
      <w:r>
        <w:rPr>
          <w:sz w:val="18"/>
        </w:rPr>
        <w:t>140</w:t>
      </w:r>
      <w:r>
        <w:rPr>
          <w:rFonts w:hint="eastAsia"/>
          <w:sz w:val="18"/>
        </w:rPr>
        <w:t>~</w:t>
      </w:r>
      <w:r>
        <w:rPr>
          <w:sz w:val="18"/>
        </w:rPr>
        <w:t xml:space="preserve">149 vs. </w:t>
      </w:r>
      <w:r>
        <w:rPr>
          <w:rFonts w:hint="eastAsia"/>
          <w:sz w:val="18"/>
        </w:rPr>
        <w:t>≥</w:t>
      </w:r>
      <w:r>
        <w:rPr>
          <w:sz w:val="18"/>
        </w:rPr>
        <w:t>150</w:t>
      </w:r>
      <w:r>
        <w:rPr>
          <w:rFonts w:hint="eastAsia"/>
          <w:sz w:val="18"/>
        </w:rPr>
        <w:t xml:space="preserve"> </w:t>
      </w:r>
      <w:r>
        <w:rPr>
          <w:sz w:val="18"/>
        </w:rPr>
        <w:t>mmHg</w:t>
      </w:r>
      <w:r>
        <w:rPr>
          <w:rFonts w:hint="eastAsia"/>
          <w:sz w:val="18"/>
        </w:rPr>
        <w:t>；</w:t>
      </w:r>
      <w:r>
        <w:rPr>
          <w:sz w:val="18"/>
        </w:rPr>
        <w:t>130</w:t>
      </w:r>
      <w:r>
        <w:rPr>
          <w:rFonts w:hint="eastAsia"/>
          <w:sz w:val="18"/>
        </w:rPr>
        <w:t>~</w:t>
      </w:r>
      <w:r>
        <w:rPr>
          <w:sz w:val="18"/>
        </w:rPr>
        <w:t xml:space="preserve">139 vs. </w:t>
      </w:r>
      <w:r>
        <w:rPr>
          <w:rFonts w:hint="eastAsia"/>
          <w:sz w:val="18"/>
        </w:rPr>
        <w:t>≥</w:t>
      </w:r>
      <w:r>
        <w:rPr>
          <w:sz w:val="18"/>
        </w:rPr>
        <w:t>140</w:t>
      </w:r>
      <w:r>
        <w:rPr>
          <w:rFonts w:hint="eastAsia"/>
          <w:sz w:val="18"/>
        </w:rPr>
        <w:t xml:space="preserve"> </w:t>
      </w:r>
      <w:r>
        <w:rPr>
          <w:sz w:val="18"/>
        </w:rPr>
        <w:t>mmHg</w:t>
      </w:r>
      <w:r>
        <w:rPr>
          <w:rFonts w:hint="eastAsia"/>
          <w:sz w:val="18"/>
        </w:rPr>
        <w:t>；</w:t>
      </w:r>
      <w:r>
        <w:rPr>
          <w:rFonts w:hint="eastAsia"/>
          <w:sz w:val="18"/>
        </w:rPr>
        <w:t>&lt;</w:t>
      </w:r>
      <w:r>
        <w:rPr>
          <w:sz w:val="18"/>
        </w:rPr>
        <w:t xml:space="preserve">130 vs. </w:t>
      </w:r>
      <w:r>
        <w:rPr>
          <w:rFonts w:hint="eastAsia"/>
          <w:sz w:val="18"/>
        </w:rPr>
        <w:t>≥</w:t>
      </w:r>
      <w:r>
        <w:rPr>
          <w:sz w:val="18"/>
        </w:rPr>
        <w:t>130</w:t>
      </w:r>
      <w:r>
        <w:rPr>
          <w:rFonts w:hint="eastAsia"/>
          <w:sz w:val="18"/>
        </w:rPr>
        <w:t xml:space="preserve"> </w:t>
      </w:r>
      <w:r>
        <w:rPr>
          <w:sz w:val="18"/>
        </w:rPr>
        <w:t>mmHg</w:t>
      </w:r>
      <w:r>
        <w:rPr>
          <w:rFonts w:hint="eastAsia"/>
          <w:sz w:val="18"/>
        </w:rPr>
        <w:t>。</w:t>
      </w:r>
      <w:r w:rsidRPr="00F532A0">
        <w:rPr>
          <w:rFonts w:hint="eastAsia"/>
          <w:sz w:val="18"/>
          <w:highlight w:val="yellow"/>
          <w:rPrChange w:id="168" w:author="Molly Wood" w:date="2016-05-30T18:21:00Z">
            <w:rPr>
              <w:rFonts w:hint="eastAsia"/>
              <w:sz w:val="18"/>
            </w:rPr>
          </w:rPrChange>
        </w:rPr>
        <w:t>标准化的</w:t>
      </w:r>
      <w:r w:rsidRPr="00F532A0">
        <w:rPr>
          <w:sz w:val="18"/>
          <w:highlight w:val="yellow"/>
          <w:rPrChange w:id="169" w:author="Molly Wood" w:date="2016-05-30T18:21:00Z">
            <w:rPr>
              <w:sz w:val="18"/>
            </w:rPr>
          </w:rPrChange>
        </w:rPr>
        <w:t>RR</w:t>
      </w:r>
      <w:r w:rsidRPr="00F532A0">
        <w:rPr>
          <w:rFonts w:hint="eastAsia"/>
          <w:sz w:val="18"/>
          <w:highlight w:val="yellow"/>
          <w:rPrChange w:id="170" w:author="Molly Wood" w:date="2016-05-30T18:21:00Z">
            <w:rPr>
              <w:rFonts w:hint="eastAsia"/>
              <w:sz w:val="18"/>
            </w:rPr>
          </w:rPrChange>
        </w:rPr>
        <w:t>是标准化至</w:t>
      </w:r>
      <w:r w:rsidRPr="00F532A0">
        <w:rPr>
          <w:sz w:val="18"/>
          <w:highlight w:val="yellow"/>
          <w:rPrChange w:id="171" w:author="Molly Wood" w:date="2016-05-30T18:21:00Z">
            <w:rPr>
              <w:sz w:val="18"/>
            </w:rPr>
          </w:rPrChange>
        </w:rPr>
        <w:t>SBP/DBP</w:t>
      </w:r>
      <w:r w:rsidRPr="00F532A0">
        <w:rPr>
          <w:rFonts w:hint="eastAsia"/>
          <w:sz w:val="18"/>
          <w:highlight w:val="yellow"/>
          <w:rPrChange w:id="172" w:author="Molly Wood" w:date="2016-05-30T18:21:00Z">
            <w:rPr>
              <w:rFonts w:hint="eastAsia"/>
              <w:sz w:val="18"/>
            </w:rPr>
          </w:rPrChange>
        </w:rPr>
        <w:t>降低</w:t>
      </w:r>
      <w:r w:rsidRPr="00F532A0">
        <w:rPr>
          <w:sz w:val="18"/>
          <w:highlight w:val="yellow"/>
          <w:rPrChange w:id="173" w:author="Molly Wood" w:date="2016-05-30T18:21:00Z">
            <w:rPr>
              <w:sz w:val="18"/>
            </w:rPr>
          </w:rPrChange>
        </w:rPr>
        <w:t>10/5 mmHg</w:t>
      </w:r>
      <w:r>
        <w:rPr>
          <w:rFonts w:hint="eastAsia"/>
          <w:sz w:val="18"/>
        </w:rPr>
        <w:t>。绝对风险降低列中的柱图表示使用标准化的</w:t>
      </w:r>
      <w:r>
        <w:rPr>
          <w:rFonts w:hint="eastAsia"/>
          <w:sz w:val="18"/>
        </w:rPr>
        <w:t>RR</w:t>
      </w:r>
      <w:r>
        <w:rPr>
          <w:rFonts w:hint="eastAsia"/>
          <w:sz w:val="18"/>
        </w:rPr>
        <w:t>计算的每</w:t>
      </w:r>
      <w:r>
        <w:rPr>
          <w:rFonts w:hint="eastAsia"/>
          <w:sz w:val="18"/>
        </w:rPr>
        <w:t>1000</w:t>
      </w:r>
      <w:r>
        <w:rPr>
          <w:rFonts w:hint="eastAsia"/>
          <w:sz w:val="18"/>
        </w:rPr>
        <w:t>例患者进行</w:t>
      </w:r>
      <w:r>
        <w:rPr>
          <w:rFonts w:hint="eastAsia"/>
          <w:sz w:val="18"/>
        </w:rPr>
        <w:t>5</w:t>
      </w:r>
      <w:r>
        <w:rPr>
          <w:rFonts w:hint="eastAsia"/>
          <w:sz w:val="18"/>
        </w:rPr>
        <w:t>年活性药物或强化治疗</w:t>
      </w:r>
      <w:ins w:id="174" w:author="Molly Wood" w:date="2016-05-30T18:21:00Z">
        <w:r w:rsidR="00F532A0">
          <w:rPr>
            <w:rFonts w:hint="eastAsia"/>
            <w:sz w:val="18"/>
          </w:rPr>
          <w:t>可</w:t>
        </w:r>
      </w:ins>
      <w:r>
        <w:rPr>
          <w:rFonts w:hint="eastAsia"/>
          <w:sz w:val="18"/>
        </w:rPr>
        <w:t>预防的事件数（及</w:t>
      </w:r>
      <w:r>
        <w:rPr>
          <w:sz w:val="18"/>
        </w:rPr>
        <w:t>95% CI</w:t>
      </w:r>
      <w:r>
        <w:rPr>
          <w:rFonts w:hint="eastAsia"/>
          <w:sz w:val="18"/>
        </w:rPr>
        <w:t>）。</w:t>
      </w:r>
      <w:ins w:id="175" w:author="Molly Wood" w:date="2016-05-30T18:22:00Z">
        <w:r w:rsidR="00F532A0">
          <w:rPr>
            <w:rFonts w:hint="eastAsia"/>
            <w:sz w:val="18"/>
          </w:rPr>
          <w:t>两列</w:t>
        </w:r>
      </w:ins>
      <w:del w:id="176" w:author="Molly Wood" w:date="2016-05-30T18:22:00Z">
        <w:r w:rsidDel="00F532A0">
          <w:rPr>
            <w:rFonts w:hint="eastAsia"/>
            <w:sz w:val="18"/>
          </w:rPr>
          <w:delText>表头为</w:delText>
        </w:r>
      </w:del>
      <w:r>
        <w:rPr>
          <w:rFonts w:hint="eastAsia"/>
          <w:sz w:val="18"/>
        </w:rPr>
        <w:t>“趋势检验的</w:t>
      </w:r>
      <w:r>
        <w:rPr>
          <w:rFonts w:hint="eastAsia"/>
          <w:i/>
          <w:sz w:val="18"/>
        </w:rPr>
        <w:t>P</w:t>
      </w:r>
      <w:r>
        <w:rPr>
          <w:rFonts w:hint="eastAsia"/>
          <w:sz w:val="18"/>
        </w:rPr>
        <w:t>值”</w:t>
      </w:r>
      <w:del w:id="177" w:author="Molly Wood" w:date="2016-05-30T18:22:00Z">
        <w:r w:rsidDel="00F532A0">
          <w:rPr>
            <w:rFonts w:hint="eastAsia"/>
            <w:sz w:val="18"/>
          </w:rPr>
          <w:delText>的两列</w:delText>
        </w:r>
      </w:del>
      <w:r>
        <w:rPr>
          <w:rFonts w:hint="eastAsia"/>
          <w:sz w:val="18"/>
        </w:rPr>
        <w:t>，第</w:t>
      </w:r>
      <w:r>
        <w:rPr>
          <w:rFonts w:hint="eastAsia"/>
          <w:sz w:val="18"/>
        </w:rPr>
        <w:t>1</w:t>
      </w:r>
      <w:r>
        <w:rPr>
          <w:rFonts w:hint="eastAsia"/>
          <w:sz w:val="18"/>
        </w:rPr>
        <w:t>列</w:t>
      </w:r>
      <w:ins w:id="178" w:author="Molly Wood" w:date="2016-05-30T18:22:00Z">
        <w:r w:rsidR="00F532A0">
          <w:rPr>
            <w:rFonts w:hint="eastAsia"/>
            <w:sz w:val="18"/>
          </w:rPr>
          <w:t>对应</w:t>
        </w:r>
      </w:ins>
      <w:del w:id="179" w:author="Molly Wood" w:date="2016-05-30T18:22:00Z">
        <w:r w:rsidDel="00F532A0">
          <w:rPr>
            <w:rFonts w:hint="eastAsia"/>
            <w:sz w:val="18"/>
          </w:rPr>
          <w:delText>是对于</w:delText>
        </w:r>
      </w:del>
      <w:r>
        <w:rPr>
          <w:rFonts w:hint="eastAsia"/>
          <w:sz w:val="18"/>
        </w:rPr>
        <w:t>标准化的</w:t>
      </w:r>
      <w:r>
        <w:rPr>
          <w:rFonts w:hint="eastAsia"/>
          <w:sz w:val="18"/>
        </w:rPr>
        <w:t>RR</w:t>
      </w:r>
      <w:r>
        <w:rPr>
          <w:rFonts w:hint="eastAsia"/>
          <w:sz w:val="18"/>
        </w:rPr>
        <w:t>，第</w:t>
      </w:r>
      <w:r>
        <w:rPr>
          <w:rFonts w:hint="eastAsia"/>
          <w:sz w:val="18"/>
        </w:rPr>
        <w:t>2</w:t>
      </w:r>
      <w:r>
        <w:rPr>
          <w:rFonts w:hint="eastAsia"/>
          <w:sz w:val="18"/>
        </w:rPr>
        <w:t>列</w:t>
      </w:r>
      <w:del w:id="180" w:author="Molly Wood" w:date="2016-05-30T18:22:00Z">
        <w:r w:rsidDel="00F532A0">
          <w:rPr>
            <w:rFonts w:hint="eastAsia"/>
            <w:sz w:val="18"/>
          </w:rPr>
          <w:delText>是对于</w:delText>
        </w:r>
      </w:del>
      <w:ins w:id="181" w:author="Molly Wood" w:date="2016-05-30T18:22:00Z">
        <w:r w:rsidR="00F532A0">
          <w:rPr>
            <w:rFonts w:hint="eastAsia"/>
            <w:sz w:val="18"/>
          </w:rPr>
          <w:t>对应</w:t>
        </w:r>
      </w:ins>
      <w:r>
        <w:rPr>
          <w:rFonts w:hint="eastAsia"/>
          <w:sz w:val="18"/>
        </w:rPr>
        <w:t>绝对风险降低。在</w:t>
      </w:r>
      <w:del w:id="182" w:author="Molly Wood" w:date="2016-05-30T18:23:00Z">
        <w:r w:rsidDel="00F532A0">
          <w:rPr>
            <w:rFonts w:hint="eastAsia"/>
            <w:sz w:val="18"/>
          </w:rPr>
          <w:delText>达到的</w:delText>
        </w:r>
      </w:del>
      <w:r>
        <w:rPr>
          <w:rFonts w:hint="eastAsia"/>
          <w:sz w:val="18"/>
        </w:rPr>
        <w:t>SBP</w:t>
      </w:r>
      <w:r>
        <w:rPr>
          <w:rFonts w:hint="eastAsia"/>
          <w:sz w:val="18"/>
        </w:rPr>
        <w:t>的</w:t>
      </w:r>
      <w:r>
        <w:rPr>
          <w:rFonts w:hint="eastAsia"/>
          <w:sz w:val="18"/>
        </w:rPr>
        <w:t>3</w:t>
      </w:r>
      <w:r>
        <w:rPr>
          <w:rFonts w:hint="eastAsia"/>
          <w:sz w:val="18"/>
        </w:rPr>
        <w:t>个分层中，</w:t>
      </w:r>
      <w:del w:id="183" w:author="Molly Wood" w:date="2016-05-30T18:23:00Z">
        <w:r w:rsidDel="00F532A0">
          <w:rPr>
            <w:rFonts w:hint="eastAsia"/>
            <w:sz w:val="18"/>
          </w:rPr>
          <w:delText>达到的</w:delText>
        </w:r>
      </w:del>
      <w:r>
        <w:rPr>
          <w:rFonts w:hint="eastAsia"/>
          <w:sz w:val="18"/>
        </w:rPr>
        <w:t>平均</w:t>
      </w:r>
      <w:r>
        <w:rPr>
          <w:sz w:val="18"/>
        </w:rPr>
        <w:t>SBP/DBP</w:t>
      </w:r>
      <w:ins w:id="184" w:author="Molly Wood" w:date="2016-05-30T18:23:00Z">
        <w:r w:rsidR="00F532A0">
          <w:rPr>
            <w:rFonts w:hint="eastAsia"/>
            <w:sz w:val="18"/>
          </w:rPr>
          <w:t>达标值</w:t>
        </w:r>
      </w:ins>
      <w:r>
        <w:rPr>
          <w:rFonts w:hint="eastAsia"/>
          <w:sz w:val="18"/>
        </w:rPr>
        <w:t>分别为（从上向下）：</w:t>
      </w:r>
      <w:r>
        <w:rPr>
          <w:sz w:val="18"/>
        </w:rPr>
        <w:t>143.3/76.4 vs. 157.1/82.1</w:t>
      </w:r>
      <w:r>
        <w:rPr>
          <w:rFonts w:hint="eastAsia"/>
          <w:sz w:val="18"/>
        </w:rPr>
        <w:t>；</w:t>
      </w:r>
      <w:r>
        <w:rPr>
          <w:sz w:val="18"/>
        </w:rPr>
        <w:t>137.2/81.0 vs. 144.3/84.8</w:t>
      </w:r>
      <w:r>
        <w:rPr>
          <w:rFonts w:hint="eastAsia"/>
          <w:sz w:val="18"/>
        </w:rPr>
        <w:t>；</w:t>
      </w:r>
      <w:r>
        <w:rPr>
          <w:sz w:val="18"/>
        </w:rPr>
        <w:t>125.8/76.3 vs. 134.9/79.4</w:t>
      </w:r>
      <w:r>
        <w:rPr>
          <w:rFonts w:hint="eastAsia"/>
          <w:sz w:val="18"/>
        </w:rPr>
        <w:t>。</w:t>
      </w:r>
      <w:del w:id="185" w:author="Molly Wood" w:date="2016-05-30T18:23:00Z">
        <w:r w:rsidDel="00F532A0">
          <w:rPr>
            <w:rFonts w:hint="eastAsia"/>
            <w:sz w:val="18"/>
          </w:rPr>
          <w:delText>B</w:delText>
        </w:r>
        <w:r w:rsidDel="00F532A0">
          <w:rPr>
            <w:sz w:val="18"/>
          </w:rPr>
          <w:delText>P</w:delText>
        </w:r>
        <w:r w:rsidDel="00F532A0">
          <w:rPr>
            <w:rFonts w:hint="eastAsia"/>
            <w:sz w:val="18"/>
          </w:rPr>
          <w:delText>，血压；</w:delText>
        </w:r>
      </w:del>
      <w:r>
        <w:rPr>
          <w:rFonts w:hint="eastAsia"/>
          <w:sz w:val="18"/>
        </w:rPr>
        <w:t>CHD</w:t>
      </w:r>
      <w:r>
        <w:rPr>
          <w:rFonts w:hint="eastAsia"/>
          <w:sz w:val="18"/>
        </w:rPr>
        <w:t>，冠心病；</w:t>
      </w:r>
      <w:r>
        <w:rPr>
          <w:rFonts w:hint="eastAsia"/>
          <w:sz w:val="18"/>
        </w:rPr>
        <w:t>CI</w:t>
      </w:r>
      <w:r>
        <w:rPr>
          <w:rFonts w:hint="eastAsia"/>
          <w:sz w:val="18"/>
        </w:rPr>
        <w:t>，可信区间；</w:t>
      </w:r>
      <w:del w:id="186" w:author="Molly Wood" w:date="2016-05-30T18:23:00Z">
        <w:r w:rsidDel="00F532A0">
          <w:rPr>
            <w:rFonts w:hint="eastAsia"/>
            <w:sz w:val="18"/>
          </w:rPr>
          <w:delText>CV</w:delText>
        </w:r>
        <w:r w:rsidDel="00F532A0">
          <w:rPr>
            <w:rFonts w:hint="eastAsia"/>
            <w:sz w:val="18"/>
          </w:rPr>
          <w:delText>，心血管；</w:delText>
        </w:r>
      </w:del>
      <w:r>
        <w:rPr>
          <w:rFonts w:hint="eastAsia"/>
          <w:sz w:val="18"/>
        </w:rPr>
        <w:t>HF</w:t>
      </w:r>
      <w:r>
        <w:rPr>
          <w:rFonts w:hint="eastAsia"/>
          <w:sz w:val="18"/>
        </w:rPr>
        <w:t>，心力衰竭；</w:t>
      </w:r>
      <w:del w:id="187" w:author="Molly Wood" w:date="2016-05-30T18:23:00Z">
        <w:r w:rsidDel="00F532A0">
          <w:rPr>
            <w:sz w:val="18"/>
          </w:rPr>
          <w:delText>pts</w:delText>
        </w:r>
        <w:r w:rsidDel="00F532A0">
          <w:rPr>
            <w:rFonts w:hint="eastAsia"/>
            <w:sz w:val="18"/>
          </w:rPr>
          <w:delText>，患者；</w:delText>
        </w:r>
      </w:del>
      <w:r>
        <w:rPr>
          <w:rFonts w:hint="eastAsia"/>
          <w:sz w:val="18"/>
        </w:rPr>
        <w:t>RR</w:t>
      </w:r>
      <w:r>
        <w:rPr>
          <w:rFonts w:hint="eastAsia"/>
          <w:sz w:val="18"/>
        </w:rPr>
        <w:t>，</w:t>
      </w:r>
      <w:r>
        <w:rPr>
          <w:sz w:val="18"/>
        </w:rPr>
        <w:lastRenderedPageBreak/>
        <w:t>Mantel–</w:t>
      </w:r>
      <w:proofErr w:type="spellStart"/>
      <w:r>
        <w:rPr>
          <w:sz w:val="18"/>
        </w:rPr>
        <w:t>Haenszel</w:t>
      </w:r>
      <w:proofErr w:type="spellEnd"/>
      <w:r>
        <w:rPr>
          <w:rFonts w:hint="eastAsia"/>
          <w:sz w:val="18"/>
        </w:rPr>
        <w:t>风险比。</w:t>
      </w:r>
    </w:p>
    <w:p w14:paraId="463CC0DA" w14:textId="77777777" w:rsidR="0067239B" w:rsidRDefault="0067239B">
      <w:pPr>
        <w:ind w:firstLineChars="200" w:firstLine="420"/>
      </w:pPr>
    </w:p>
    <w:p w14:paraId="23BF5033" w14:textId="77777777" w:rsidR="0067239B" w:rsidRDefault="00367850">
      <w:pPr>
        <w:spacing w:line="360" w:lineRule="auto"/>
        <w:ind w:firstLineChars="200" w:firstLine="480"/>
        <w:rPr>
          <w:sz w:val="24"/>
          <w:szCs w:val="24"/>
        </w:rPr>
      </w:pPr>
      <w:r>
        <w:rPr>
          <w:rFonts w:hint="eastAsia"/>
          <w:sz w:val="24"/>
          <w:szCs w:val="24"/>
        </w:rPr>
        <w:t>对于</w:t>
      </w:r>
      <w:ins w:id="188" w:author="Molly Wood" w:date="2016-05-30T18:24:00Z">
        <w:r w:rsidR="00F532A0">
          <w:rPr>
            <w:sz w:val="24"/>
            <w:szCs w:val="24"/>
          </w:rPr>
          <w:t>同一个</w:t>
        </w:r>
      </w:ins>
      <w:r>
        <w:rPr>
          <w:sz w:val="24"/>
          <w:szCs w:val="24"/>
        </w:rPr>
        <w:t>SBP/DBP</w:t>
      </w:r>
      <w:del w:id="189" w:author="Molly Wood" w:date="2016-05-30T18:24:00Z">
        <w:r w:rsidDel="00F532A0">
          <w:rPr>
            <w:rFonts w:hint="eastAsia"/>
            <w:sz w:val="24"/>
            <w:szCs w:val="24"/>
          </w:rPr>
          <w:delText>方面</w:delText>
        </w:r>
        <w:r w:rsidDel="00F532A0">
          <w:rPr>
            <w:sz w:val="24"/>
            <w:szCs w:val="24"/>
          </w:rPr>
          <w:delText>的同一个</w:delText>
        </w:r>
      </w:del>
      <w:r>
        <w:rPr>
          <w:rFonts w:hint="eastAsia"/>
          <w:sz w:val="24"/>
          <w:szCs w:val="24"/>
        </w:rPr>
        <w:t>标准（降低</w:t>
      </w:r>
      <w:r>
        <w:rPr>
          <w:sz w:val="24"/>
          <w:szCs w:val="24"/>
        </w:rPr>
        <w:t>10/5 mmHg</w:t>
      </w:r>
      <w:r>
        <w:rPr>
          <w:sz w:val="24"/>
          <w:szCs w:val="24"/>
        </w:rPr>
        <w:t>）</w:t>
      </w:r>
      <w:r>
        <w:rPr>
          <w:rFonts w:hint="eastAsia"/>
          <w:sz w:val="24"/>
          <w:szCs w:val="24"/>
        </w:rPr>
        <w:t>，</w:t>
      </w:r>
      <w:del w:id="190" w:author="Molly Wood" w:date="2016-05-30T18:24:00Z">
        <w:r w:rsidDel="00F532A0">
          <w:rPr>
            <w:sz w:val="24"/>
            <w:szCs w:val="24"/>
          </w:rPr>
          <w:delText>发现</w:delText>
        </w:r>
      </w:del>
      <w:r>
        <w:rPr>
          <w:sz w:val="24"/>
          <w:szCs w:val="24"/>
        </w:rPr>
        <w:t>随着达到的</w:t>
      </w:r>
      <w:r>
        <w:rPr>
          <w:sz w:val="24"/>
          <w:szCs w:val="24"/>
        </w:rPr>
        <w:t>SBP</w:t>
      </w:r>
      <w:r>
        <w:rPr>
          <w:rFonts w:hint="eastAsia"/>
          <w:sz w:val="24"/>
          <w:szCs w:val="24"/>
        </w:rPr>
        <w:t>水平</w:t>
      </w:r>
      <w:r>
        <w:rPr>
          <w:sz w:val="24"/>
          <w:szCs w:val="24"/>
        </w:rPr>
        <w:t>逐渐降低，相对风险降低无显著增高或降低的趋势。但</w:t>
      </w:r>
      <w:r>
        <w:rPr>
          <w:rFonts w:hint="eastAsia"/>
          <w:sz w:val="24"/>
          <w:szCs w:val="24"/>
        </w:rPr>
        <w:t>标准</w:t>
      </w:r>
      <w:r>
        <w:rPr>
          <w:sz w:val="24"/>
          <w:szCs w:val="24"/>
        </w:rPr>
        <w:t>化后的</w:t>
      </w:r>
      <w:r>
        <w:rPr>
          <w:sz w:val="24"/>
          <w:szCs w:val="24"/>
        </w:rPr>
        <w:t>SBP/DBP</w:t>
      </w:r>
      <w:r>
        <w:rPr>
          <w:rFonts w:hint="eastAsia"/>
          <w:sz w:val="24"/>
          <w:szCs w:val="24"/>
        </w:rPr>
        <w:t>降低</w:t>
      </w:r>
      <w:r>
        <w:rPr>
          <w:sz w:val="24"/>
          <w:szCs w:val="24"/>
        </w:rPr>
        <w:t>却与</w:t>
      </w:r>
      <w:del w:id="191" w:author="Molly Wood" w:date="2016-05-30T18:24:00Z">
        <w:r w:rsidDel="00F532A0">
          <w:rPr>
            <w:sz w:val="24"/>
            <w:szCs w:val="24"/>
          </w:rPr>
          <w:delText>发生</w:delText>
        </w:r>
      </w:del>
      <w:r>
        <w:rPr>
          <w:sz w:val="24"/>
          <w:szCs w:val="24"/>
        </w:rPr>
        <w:t>卒中、主要心血管事件、心血管死亡和全因死亡</w:t>
      </w:r>
      <w:r>
        <w:rPr>
          <w:rFonts w:hint="eastAsia"/>
          <w:sz w:val="24"/>
          <w:szCs w:val="24"/>
        </w:rPr>
        <w:t>的</w:t>
      </w:r>
      <w:r>
        <w:rPr>
          <w:sz w:val="24"/>
          <w:szCs w:val="24"/>
        </w:rPr>
        <w:t>绝对风险降低相关，</w:t>
      </w:r>
      <w:del w:id="192" w:author="Molly Wood" w:date="2016-05-30T18:24:00Z">
        <w:r w:rsidDel="00F532A0">
          <w:rPr>
            <w:sz w:val="24"/>
            <w:szCs w:val="24"/>
          </w:rPr>
          <w:delText>达到的</w:delText>
        </w:r>
      </w:del>
      <w:r>
        <w:rPr>
          <w:sz w:val="24"/>
          <w:szCs w:val="24"/>
        </w:rPr>
        <w:t>SBP</w:t>
      </w:r>
      <w:ins w:id="193" w:author="Molly Wood" w:date="2016-05-30T18:24:00Z">
        <w:r w:rsidR="00F532A0">
          <w:rPr>
            <w:rFonts w:hint="eastAsia"/>
            <w:sz w:val="24"/>
            <w:szCs w:val="24"/>
          </w:rPr>
          <w:t>达标</w:t>
        </w:r>
      </w:ins>
      <w:r>
        <w:rPr>
          <w:rFonts w:hint="eastAsia"/>
          <w:sz w:val="24"/>
          <w:szCs w:val="24"/>
        </w:rPr>
        <w:t>值</w:t>
      </w:r>
      <w:r>
        <w:rPr>
          <w:sz w:val="24"/>
          <w:szCs w:val="24"/>
        </w:rPr>
        <w:t>越低，发生上述终点的风险就越低</w:t>
      </w:r>
      <w:r>
        <w:rPr>
          <w:rFonts w:hint="eastAsia"/>
          <w:sz w:val="24"/>
          <w:szCs w:val="24"/>
        </w:rPr>
        <w:t>，</w:t>
      </w:r>
      <w:r>
        <w:rPr>
          <w:sz w:val="24"/>
          <w:szCs w:val="24"/>
        </w:rPr>
        <w:t>提示</w:t>
      </w:r>
      <w:r>
        <w:rPr>
          <w:rFonts w:hint="eastAsia"/>
          <w:sz w:val="24"/>
          <w:szCs w:val="24"/>
        </w:rPr>
        <w:t>初始</w:t>
      </w:r>
      <w:r>
        <w:rPr>
          <w:rFonts w:hint="eastAsia"/>
          <w:sz w:val="24"/>
          <w:szCs w:val="24"/>
        </w:rPr>
        <w:t>SBP</w:t>
      </w:r>
      <w:r>
        <w:rPr>
          <w:rFonts w:hint="eastAsia"/>
          <w:sz w:val="24"/>
          <w:szCs w:val="24"/>
        </w:rPr>
        <w:t>较</w:t>
      </w:r>
      <w:r>
        <w:rPr>
          <w:sz w:val="24"/>
          <w:szCs w:val="24"/>
        </w:rPr>
        <w:t>低</w:t>
      </w:r>
      <w:del w:id="194" w:author="Molly Wood" w:date="2016-05-30T18:25:00Z">
        <w:r w:rsidDel="00F532A0">
          <w:rPr>
            <w:sz w:val="24"/>
            <w:szCs w:val="24"/>
          </w:rPr>
          <w:delText>的</w:delText>
        </w:r>
      </w:del>
      <w:r>
        <w:rPr>
          <w:sz w:val="24"/>
          <w:szCs w:val="24"/>
        </w:rPr>
        <w:t>患者的心血管风险水平也较低。因此</w:t>
      </w:r>
      <w:r>
        <w:rPr>
          <w:rFonts w:hint="eastAsia"/>
          <w:sz w:val="24"/>
          <w:szCs w:val="24"/>
        </w:rPr>
        <w:t>，</w:t>
      </w:r>
      <w:del w:id="195" w:author="Molly Wood" w:date="2016-05-30T18:25:00Z">
        <w:r w:rsidDel="00F532A0">
          <w:rPr>
            <w:sz w:val="24"/>
            <w:szCs w:val="24"/>
          </w:rPr>
          <w:delText>要</w:delText>
        </w:r>
      </w:del>
      <w:ins w:id="196" w:author="Molly Wood" w:date="2016-05-30T18:25:00Z">
        <w:r w:rsidR="00F532A0">
          <w:rPr>
            <w:rFonts w:hint="eastAsia"/>
            <w:sz w:val="24"/>
            <w:szCs w:val="24"/>
          </w:rPr>
          <w:t>为</w:t>
        </w:r>
      </w:ins>
      <w:r>
        <w:rPr>
          <w:sz w:val="24"/>
          <w:szCs w:val="24"/>
        </w:rPr>
        <w:t>预防一</w:t>
      </w:r>
      <w:r>
        <w:rPr>
          <w:rFonts w:hint="eastAsia"/>
          <w:sz w:val="24"/>
          <w:szCs w:val="24"/>
        </w:rPr>
        <w:t>次</w:t>
      </w:r>
      <w:r>
        <w:rPr>
          <w:sz w:val="24"/>
          <w:szCs w:val="24"/>
        </w:rPr>
        <w:t>主要心血管事件（卒中、</w:t>
      </w:r>
      <w:r>
        <w:rPr>
          <w:rFonts w:hint="eastAsia"/>
          <w:sz w:val="24"/>
          <w:szCs w:val="24"/>
        </w:rPr>
        <w:t>CHD</w:t>
      </w:r>
      <w:r>
        <w:rPr>
          <w:rFonts w:hint="eastAsia"/>
          <w:sz w:val="24"/>
          <w:szCs w:val="24"/>
        </w:rPr>
        <w:t>或</w:t>
      </w:r>
      <w:r>
        <w:rPr>
          <w:sz w:val="24"/>
          <w:szCs w:val="24"/>
        </w:rPr>
        <w:t>心力衰竭）</w:t>
      </w:r>
      <w:r>
        <w:rPr>
          <w:rFonts w:hint="eastAsia"/>
          <w:sz w:val="24"/>
          <w:szCs w:val="24"/>
        </w:rPr>
        <w:t>，</w:t>
      </w:r>
      <w:r>
        <w:rPr>
          <w:sz w:val="24"/>
          <w:szCs w:val="24"/>
        </w:rPr>
        <w:t>要治疗</w:t>
      </w:r>
      <w:r>
        <w:rPr>
          <w:rFonts w:hint="eastAsia"/>
          <w:sz w:val="24"/>
          <w:szCs w:val="24"/>
        </w:rPr>
        <w:t>5</w:t>
      </w:r>
      <w:r>
        <w:rPr>
          <w:rFonts w:hint="eastAsia"/>
          <w:sz w:val="24"/>
          <w:szCs w:val="24"/>
        </w:rPr>
        <w:t>年的</w:t>
      </w:r>
      <w:r w:rsidRPr="00F532A0">
        <w:rPr>
          <w:sz w:val="24"/>
          <w:szCs w:val="24"/>
          <w:highlight w:val="yellow"/>
          <w:rPrChange w:id="197" w:author="Molly Wood" w:date="2016-05-30T18:25:00Z">
            <w:rPr>
              <w:sz w:val="24"/>
              <w:szCs w:val="24"/>
            </w:rPr>
          </w:rPrChange>
        </w:rPr>
        <w:t>NNT</w:t>
      </w:r>
      <w:r>
        <w:rPr>
          <w:rFonts w:hint="eastAsia"/>
          <w:sz w:val="24"/>
          <w:szCs w:val="24"/>
        </w:rPr>
        <w:t>值从</w:t>
      </w:r>
      <w:r>
        <w:rPr>
          <w:rFonts w:hint="eastAsia"/>
          <w:sz w:val="24"/>
          <w:szCs w:val="24"/>
        </w:rPr>
        <w:t>19</w:t>
      </w:r>
      <w:r>
        <w:rPr>
          <w:rFonts w:hint="eastAsia"/>
          <w:sz w:val="24"/>
          <w:szCs w:val="24"/>
        </w:rPr>
        <w:t>增至</w:t>
      </w:r>
      <w:r>
        <w:rPr>
          <w:rFonts w:hint="eastAsia"/>
          <w:sz w:val="24"/>
          <w:szCs w:val="24"/>
        </w:rPr>
        <w:t>45</w:t>
      </w:r>
      <w:r>
        <w:rPr>
          <w:rFonts w:hint="eastAsia"/>
          <w:sz w:val="24"/>
          <w:szCs w:val="24"/>
        </w:rPr>
        <w:t>，</w:t>
      </w:r>
      <w:r>
        <w:rPr>
          <w:sz w:val="24"/>
          <w:szCs w:val="24"/>
        </w:rPr>
        <w:t>要预防一</w:t>
      </w:r>
      <w:r>
        <w:rPr>
          <w:rFonts w:hint="eastAsia"/>
          <w:sz w:val="24"/>
          <w:szCs w:val="24"/>
        </w:rPr>
        <w:t>次</w:t>
      </w:r>
      <w:r>
        <w:rPr>
          <w:sz w:val="24"/>
          <w:szCs w:val="24"/>
        </w:rPr>
        <w:t>卒中</w:t>
      </w:r>
      <w:r>
        <w:rPr>
          <w:rFonts w:hint="eastAsia"/>
          <w:sz w:val="24"/>
          <w:szCs w:val="24"/>
        </w:rPr>
        <w:t>的</w:t>
      </w:r>
      <w:r>
        <w:rPr>
          <w:rFonts w:hint="eastAsia"/>
          <w:sz w:val="24"/>
          <w:szCs w:val="24"/>
        </w:rPr>
        <w:t>NNT</w:t>
      </w:r>
      <w:r>
        <w:rPr>
          <w:rFonts w:hint="eastAsia"/>
          <w:sz w:val="24"/>
          <w:szCs w:val="24"/>
        </w:rPr>
        <w:t>值从</w:t>
      </w:r>
      <w:r>
        <w:rPr>
          <w:sz w:val="24"/>
          <w:szCs w:val="24"/>
        </w:rPr>
        <w:t>49</w:t>
      </w:r>
      <w:r>
        <w:rPr>
          <w:rFonts w:hint="eastAsia"/>
          <w:sz w:val="24"/>
          <w:szCs w:val="24"/>
        </w:rPr>
        <w:t>增至</w:t>
      </w:r>
      <w:r>
        <w:rPr>
          <w:sz w:val="24"/>
          <w:szCs w:val="24"/>
        </w:rPr>
        <w:t>119</w:t>
      </w:r>
      <w:r>
        <w:rPr>
          <w:rFonts w:hint="eastAsia"/>
          <w:sz w:val="24"/>
          <w:szCs w:val="24"/>
        </w:rPr>
        <w:t>，</w:t>
      </w:r>
      <w:r>
        <w:rPr>
          <w:sz w:val="24"/>
          <w:szCs w:val="24"/>
        </w:rPr>
        <w:t>要预防一</w:t>
      </w:r>
      <w:r>
        <w:rPr>
          <w:rFonts w:hint="eastAsia"/>
          <w:sz w:val="24"/>
          <w:szCs w:val="24"/>
        </w:rPr>
        <w:t>次心血管</w:t>
      </w:r>
      <w:r>
        <w:rPr>
          <w:sz w:val="24"/>
          <w:szCs w:val="24"/>
        </w:rPr>
        <w:t>死亡</w:t>
      </w:r>
      <w:r>
        <w:rPr>
          <w:rFonts w:hint="eastAsia"/>
          <w:sz w:val="24"/>
          <w:szCs w:val="24"/>
        </w:rPr>
        <w:t>的</w:t>
      </w:r>
      <w:r>
        <w:rPr>
          <w:rFonts w:hint="eastAsia"/>
          <w:sz w:val="24"/>
          <w:szCs w:val="24"/>
        </w:rPr>
        <w:t>NNT</w:t>
      </w:r>
      <w:r>
        <w:rPr>
          <w:rFonts w:hint="eastAsia"/>
          <w:sz w:val="24"/>
          <w:szCs w:val="24"/>
        </w:rPr>
        <w:t>值从</w:t>
      </w:r>
      <w:r>
        <w:rPr>
          <w:sz w:val="24"/>
          <w:szCs w:val="24"/>
        </w:rPr>
        <w:t>61</w:t>
      </w:r>
      <w:r>
        <w:rPr>
          <w:rFonts w:hint="eastAsia"/>
          <w:sz w:val="24"/>
          <w:szCs w:val="24"/>
        </w:rPr>
        <w:t>增至</w:t>
      </w:r>
      <w:r>
        <w:rPr>
          <w:sz w:val="24"/>
          <w:szCs w:val="24"/>
        </w:rPr>
        <w:t>182</w:t>
      </w:r>
      <w:r>
        <w:rPr>
          <w:rFonts w:hint="eastAsia"/>
          <w:sz w:val="24"/>
          <w:szCs w:val="24"/>
        </w:rPr>
        <w:t>。</w:t>
      </w:r>
    </w:p>
    <w:p w14:paraId="7D7488AB" w14:textId="77777777" w:rsidR="0067239B" w:rsidRDefault="00367850">
      <w:pPr>
        <w:spacing w:line="360" w:lineRule="auto"/>
        <w:ind w:firstLineChars="200" w:firstLine="480"/>
        <w:rPr>
          <w:sz w:val="24"/>
          <w:szCs w:val="24"/>
        </w:rPr>
      </w:pPr>
      <w:del w:id="198" w:author="Molly Wood" w:date="2016-05-30T18:26:00Z">
        <w:r w:rsidDel="00F532A0">
          <w:rPr>
            <w:rFonts w:hint="eastAsia"/>
            <w:sz w:val="24"/>
            <w:szCs w:val="24"/>
          </w:rPr>
          <w:delText>我</w:delText>
        </w:r>
        <w:r w:rsidDel="00F532A0">
          <w:rPr>
            <w:sz w:val="24"/>
            <w:szCs w:val="24"/>
          </w:rPr>
          <w:delText>们</w:delText>
        </w:r>
      </w:del>
      <w:ins w:id="199" w:author="Molly Wood" w:date="2016-05-30T18:26:00Z">
        <w:r w:rsidR="00F532A0">
          <w:rPr>
            <w:rFonts w:hint="eastAsia"/>
            <w:sz w:val="24"/>
            <w:szCs w:val="24"/>
          </w:rPr>
          <w:t>在</w:t>
        </w:r>
      </w:ins>
      <w:ins w:id="200" w:author="Molly Wood" w:date="2016-05-30T18:27:00Z">
        <w:r w:rsidR="00F532A0">
          <w:rPr>
            <w:rFonts w:hint="eastAsia"/>
            <w:sz w:val="24"/>
            <w:szCs w:val="24"/>
          </w:rPr>
          <w:t>更新</w:t>
        </w:r>
      </w:ins>
      <w:del w:id="201" w:author="Molly Wood" w:date="2016-05-30T18:27:00Z">
        <w:r w:rsidDel="00F532A0">
          <w:rPr>
            <w:sz w:val="24"/>
            <w:szCs w:val="24"/>
          </w:rPr>
          <w:delText>对</w:delText>
        </w:r>
      </w:del>
      <w:r>
        <w:rPr>
          <w:rFonts w:hint="eastAsia"/>
          <w:sz w:val="24"/>
          <w:szCs w:val="24"/>
        </w:rPr>
        <w:t>2014</w:t>
      </w:r>
      <w:r>
        <w:rPr>
          <w:rFonts w:hint="eastAsia"/>
          <w:sz w:val="24"/>
          <w:szCs w:val="24"/>
        </w:rPr>
        <w:t>年</w:t>
      </w:r>
      <w:del w:id="202" w:author="Molly Wood" w:date="2016-05-30T18:26:00Z">
        <w:r w:rsidDel="00F532A0">
          <w:rPr>
            <w:sz w:val="24"/>
            <w:szCs w:val="24"/>
          </w:rPr>
          <w:delText>所做</w:delText>
        </w:r>
      </w:del>
      <w:r>
        <w:rPr>
          <w:sz w:val="24"/>
          <w:szCs w:val="24"/>
        </w:rPr>
        <w:t>荟萃分析</w:t>
      </w:r>
      <w:del w:id="203" w:author="Molly Wood" w:date="2016-05-30T18:26:00Z">
        <w:r w:rsidDel="00F532A0">
          <w:rPr>
            <w:sz w:val="24"/>
            <w:szCs w:val="24"/>
          </w:rPr>
          <w:delText>的</w:delText>
        </w:r>
      </w:del>
      <w:del w:id="204" w:author="Molly Wood" w:date="2016-05-30T18:27:00Z">
        <w:r w:rsidDel="00F532A0">
          <w:rPr>
            <w:sz w:val="24"/>
            <w:szCs w:val="24"/>
          </w:rPr>
          <w:delText>更新</w:delText>
        </w:r>
      </w:del>
      <w:ins w:id="205" w:author="Molly Wood" w:date="2016-05-30T18:27:00Z">
        <w:r w:rsidR="00F532A0">
          <w:rPr>
            <w:rFonts w:hint="eastAsia"/>
            <w:sz w:val="24"/>
            <w:szCs w:val="24"/>
          </w:rPr>
          <w:t>中</w:t>
        </w:r>
      </w:ins>
      <w:r>
        <w:rPr>
          <w:sz w:val="24"/>
          <w:szCs w:val="24"/>
        </w:rPr>
        <w:t>，根据积极</w:t>
      </w:r>
      <w:ins w:id="206" w:author="Molly Wood" w:date="2016-05-30T18:28:00Z">
        <w:r w:rsidR="006D4834">
          <w:rPr>
            <w:rFonts w:hint="eastAsia"/>
            <w:sz w:val="24"/>
            <w:szCs w:val="24"/>
          </w:rPr>
          <w:t>或</w:t>
        </w:r>
        <w:r w:rsidR="006D4834">
          <w:rPr>
            <w:sz w:val="24"/>
            <w:szCs w:val="24"/>
          </w:rPr>
          <w:t>更积极</w:t>
        </w:r>
      </w:ins>
      <w:del w:id="207" w:author="Molly Wood" w:date="2016-05-30T18:27:00Z">
        <w:r w:rsidDel="006D4834">
          <w:rPr>
            <w:sz w:val="24"/>
            <w:szCs w:val="24"/>
          </w:rPr>
          <w:delText>或更积极</w:delText>
        </w:r>
      </w:del>
      <w:r>
        <w:rPr>
          <w:sz w:val="24"/>
          <w:szCs w:val="24"/>
        </w:rPr>
        <w:t>治疗组和安慰剂或</w:t>
      </w:r>
      <w:del w:id="208" w:author="Molly Wood" w:date="2016-05-30T18:26:00Z">
        <w:r w:rsidR="00476128" w:rsidDel="00F532A0">
          <w:rPr>
            <w:rFonts w:hint="eastAsia"/>
            <w:sz w:val="24"/>
            <w:szCs w:val="24"/>
          </w:rPr>
          <w:delText>欠</w:delText>
        </w:r>
        <w:r w:rsidDel="00F532A0">
          <w:rPr>
            <w:sz w:val="24"/>
            <w:szCs w:val="24"/>
          </w:rPr>
          <w:delText>积极</w:delText>
        </w:r>
      </w:del>
      <w:ins w:id="209" w:author="Molly Wood" w:date="2016-05-30T18:26:00Z">
        <w:r w:rsidR="00F532A0">
          <w:rPr>
            <w:rFonts w:hint="eastAsia"/>
            <w:sz w:val="24"/>
            <w:szCs w:val="24"/>
          </w:rPr>
          <w:t>标准</w:t>
        </w:r>
      </w:ins>
      <w:r>
        <w:rPr>
          <w:sz w:val="24"/>
          <w:szCs w:val="24"/>
        </w:rPr>
        <w:t>治疗组平均达到的</w:t>
      </w:r>
      <w:r>
        <w:rPr>
          <w:rFonts w:hint="eastAsia"/>
          <w:sz w:val="24"/>
          <w:szCs w:val="24"/>
        </w:rPr>
        <w:t>DBP</w:t>
      </w:r>
      <w:r>
        <w:rPr>
          <w:rFonts w:hint="eastAsia"/>
          <w:sz w:val="24"/>
          <w:szCs w:val="24"/>
        </w:rPr>
        <w:t>值</w:t>
      </w:r>
      <w:r>
        <w:rPr>
          <w:sz w:val="24"/>
          <w:szCs w:val="24"/>
        </w:rPr>
        <w:t>，对所有</w:t>
      </w:r>
      <w:del w:id="210" w:author="Molly Wood" w:date="2016-05-30T18:28:00Z">
        <w:r w:rsidDel="006D4834">
          <w:rPr>
            <w:rFonts w:hint="eastAsia"/>
            <w:sz w:val="24"/>
            <w:szCs w:val="24"/>
          </w:rPr>
          <w:delText>关于</w:delText>
        </w:r>
        <w:r w:rsidDel="006D4834">
          <w:rPr>
            <w:sz w:val="24"/>
            <w:szCs w:val="24"/>
          </w:rPr>
          <w:delText>降低血压</w:delText>
        </w:r>
      </w:del>
      <w:r>
        <w:rPr>
          <w:sz w:val="24"/>
          <w:szCs w:val="24"/>
        </w:rPr>
        <w:t>的</w:t>
      </w:r>
      <w:r>
        <w:rPr>
          <w:sz w:val="24"/>
          <w:szCs w:val="24"/>
        </w:rPr>
        <w:t>RCT</w:t>
      </w:r>
      <w:r>
        <w:rPr>
          <w:rFonts w:hint="eastAsia"/>
          <w:sz w:val="24"/>
          <w:szCs w:val="24"/>
        </w:rPr>
        <w:t>进行</w:t>
      </w:r>
      <w:r>
        <w:rPr>
          <w:sz w:val="24"/>
          <w:szCs w:val="24"/>
        </w:rPr>
        <w:t>了分层</w:t>
      </w:r>
      <w:ins w:id="211" w:author="Molly Wood" w:date="2016-05-30T18:28:00Z">
        <w:r w:rsidR="006D4834">
          <w:rPr>
            <w:rFonts w:hint="eastAsia"/>
            <w:sz w:val="24"/>
            <w:szCs w:val="24"/>
          </w:rPr>
          <w:t>分析</w:t>
        </w:r>
      </w:ins>
      <w:r>
        <w:rPr>
          <w:sz w:val="24"/>
          <w:szCs w:val="24"/>
        </w:rPr>
        <w:t>，</w:t>
      </w:r>
      <w:r>
        <w:rPr>
          <w:rFonts w:hint="eastAsia"/>
          <w:sz w:val="24"/>
          <w:szCs w:val="24"/>
        </w:rPr>
        <w:t>这其中</w:t>
      </w:r>
      <w:r>
        <w:rPr>
          <w:sz w:val="24"/>
          <w:szCs w:val="24"/>
        </w:rPr>
        <w:t>采用了两个预定的临界值</w:t>
      </w:r>
      <w:ins w:id="212" w:author="Molly Wood" w:date="2016-05-30T18:28:00Z">
        <w:r w:rsidR="006D4834">
          <w:rPr>
            <w:sz w:val="24"/>
            <w:szCs w:val="24"/>
          </w:rPr>
          <w:t>——</w:t>
        </w:r>
      </w:ins>
      <w:del w:id="213" w:author="Molly Wood" w:date="2016-05-30T18:28:00Z">
        <w:r w:rsidDel="006D4834">
          <w:rPr>
            <w:sz w:val="24"/>
            <w:szCs w:val="24"/>
          </w:rPr>
          <w:delText>—</w:delText>
        </w:r>
      </w:del>
      <w:r>
        <w:rPr>
          <w:sz w:val="24"/>
          <w:szCs w:val="24"/>
        </w:rPr>
        <w:t>90</w:t>
      </w:r>
      <w:r>
        <w:rPr>
          <w:rFonts w:hint="eastAsia"/>
          <w:sz w:val="24"/>
          <w:szCs w:val="24"/>
        </w:rPr>
        <w:t>和</w:t>
      </w:r>
      <w:r>
        <w:rPr>
          <w:sz w:val="24"/>
          <w:szCs w:val="24"/>
        </w:rPr>
        <w:t>80 mmHg</w:t>
      </w:r>
      <w:r>
        <w:rPr>
          <w:rFonts w:hint="eastAsia"/>
          <w:sz w:val="24"/>
          <w:szCs w:val="24"/>
        </w:rPr>
        <w:t>，在</w:t>
      </w:r>
      <w:ins w:id="214" w:author="Molly Wood" w:date="2016-05-30T18:33:00Z">
        <w:r w:rsidR="006D4834">
          <w:rPr>
            <w:rFonts w:hint="eastAsia"/>
            <w:sz w:val="24"/>
            <w:szCs w:val="24"/>
          </w:rPr>
          <w:t>以</w:t>
        </w:r>
      </w:ins>
      <w:del w:id="215" w:author="Molly Wood" w:date="2016-05-30T18:29:00Z">
        <w:r w:rsidDel="006D4834">
          <w:rPr>
            <w:rFonts w:hint="eastAsia"/>
            <w:sz w:val="24"/>
            <w:szCs w:val="24"/>
          </w:rPr>
          <w:delText>所有采用</w:delText>
        </w:r>
      </w:del>
      <w:r>
        <w:rPr>
          <w:sz w:val="24"/>
          <w:szCs w:val="24"/>
        </w:rPr>
        <w:t>80 mmHg</w:t>
      </w:r>
      <w:ins w:id="216" w:author="Molly Wood" w:date="2016-05-30T18:33:00Z">
        <w:r w:rsidR="006D4834">
          <w:rPr>
            <w:rFonts w:hint="eastAsia"/>
            <w:sz w:val="24"/>
            <w:szCs w:val="24"/>
          </w:rPr>
          <w:t>为</w:t>
        </w:r>
      </w:ins>
      <w:ins w:id="217" w:author="Molly Wood" w:date="2016-05-30T18:34:00Z">
        <w:r w:rsidR="006D4834">
          <w:rPr>
            <w:rFonts w:hint="eastAsia"/>
            <w:sz w:val="24"/>
            <w:szCs w:val="24"/>
          </w:rPr>
          <w:t>界值</w:t>
        </w:r>
      </w:ins>
      <w:del w:id="218" w:author="Molly Wood" w:date="2016-05-30T18:29:00Z">
        <w:r w:rsidDel="006D4834">
          <w:rPr>
            <w:rFonts w:hint="eastAsia"/>
            <w:sz w:val="24"/>
            <w:szCs w:val="24"/>
          </w:rPr>
          <w:delText>临界值的</w:delText>
        </w:r>
      </w:del>
      <w:ins w:id="219" w:author="Molly Wood" w:date="2016-05-30T18:34:00Z">
        <w:r w:rsidR="006D4834">
          <w:rPr>
            <w:rFonts w:hint="eastAsia"/>
            <w:sz w:val="24"/>
            <w:szCs w:val="24"/>
          </w:rPr>
          <w:t>时</w:t>
        </w:r>
        <w:r w:rsidR="006D4834">
          <w:rPr>
            <w:sz w:val="24"/>
            <w:szCs w:val="24"/>
          </w:rPr>
          <w:t>，</w:t>
        </w:r>
      </w:ins>
      <w:del w:id="220" w:author="Molly Wood" w:date="2016-05-30T18:34:00Z">
        <w:r w:rsidDel="006D4834">
          <w:rPr>
            <w:sz w:val="24"/>
            <w:szCs w:val="24"/>
          </w:rPr>
          <w:delText>组中</w:delText>
        </w:r>
      </w:del>
      <w:ins w:id="221" w:author="Molly Wood" w:date="2016-05-30T18:29:00Z">
        <w:r w:rsidR="006D4834">
          <w:rPr>
            <w:rFonts w:hint="eastAsia"/>
            <w:sz w:val="24"/>
            <w:szCs w:val="24"/>
          </w:rPr>
          <w:t>增加</w:t>
        </w:r>
        <w:r w:rsidR="006D4834">
          <w:rPr>
            <w:sz w:val="24"/>
            <w:szCs w:val="24"/>
          </w:rPr>
          <w:t>了</w:t>
        </w:r>
      </w:ins>
      <w:del w:id="222" w:author="Molly Wood" w:date="2016-05-30T18:29:00Z">
        <w:r w:rsidDel="006D4834">
          <w:rPr>
            <w:sz w:val="24"/>
            <w:szCs w:val="24"/>
          </w:rPr>
          <w:delText>添加</w:delText>
        </w:r>
      </w:del>
      <w:r>
        <w:rPr>
          <w:sz w:val="24"/>
          <w:szCs w:val="24"/>
        </w:rPr>
        <w:t>Wei</w:t>
      </w:r>
      <w:r>
        <w:rPr>
          <w:rFonts w:hint="eastAsia"/>
          <w:sz w:val="24"/>
          <w:szCs w:val="24"/>
        </w:rPr>
        <w:t>等</w:t>
      </w:r>
      <w:r>
        <w:rPr>
          <w:sz w:val="24"/>
          <w:szCs w:val="24"/>
        </w:rPr>
        <w:t>人</w:t>
      </w:r>
      <w:r>
        <w:rPr>
          <w:rFonts w:hint="eastAsia"/>
          <w:sz w:val="24"/>
          <w:szCs w:val="24"/>
        </w:rPr>
        <w:t>的研究</w:t>
      </w:r>
      <w:r>
        <w:rPr>
          <w:sz w:val="24"/>
          <w:szCs w:val="24"/>
          <w:vertAlign w:val="superscript"/>
        </w:rPr>
        <w:t>[24]</w:t>
      </w:r>
      <w:ins w:id="223" w:author="Molly Wood" w:date="2016-05-30T18:29:00Z">
        <w:r w:rsidR="006D4834" w:rsidRPr="006D4834">
          <w:rPr>
            <w:rFonts w:hint="eastAsia"/>
            <w:sz w:val="24"/>
            <w:szCs w:val="24"/>
            <w:rPrChange w:id="224" w:author="Molly Wood" w:date="2016-05-30T18:29:00Z">
              <w:rPr>
                <w:rFonts w:hint="eastAsia"/>
                <w:sz w:val="24"/>
                <w:szCs w:val="24"/>
                <w:vertAlign w:val="superscript"/>
              </w:rPr>
            </w:rPrChange>
          </w:rPr>
          <w:t>后</w:t>
        </w:r>
      </w:ins>
      <w:r>
        <w:rPr>
          <w:rFonts w:hint="eastAsia"/>
          <w:sz w:val="24"/>
          <w:szCs w:val="24"/>
        </w:rPr>
        <w:t>，</w:t>
      </w:r>
      <w:r>
        <w:rPr>
          <w:sz w:val="24"/>
          <w:szCs w:val="24"/>
        </w:rPr>
        <w:t>相对风险估计仅有极</w:t>
      </w:r>
      <w:r>
        <w:rPr>
          <w:rFonts w:hint="eastAsia"/>
          <w:sz w:val="24"/>
          <w:szCs w:val="24"/>
        </w:rPr>
        <w:t>小的</w:t>
      </w:r>
      <w:r>
        <w:rPr>
          <w:sz w:val="24"/>
          <w:szCs w:val="24"/>
        </w:rPr>
        <w:t>变化，</w:t>
      </w:r>
      <w:r>
        <w:rPr>
          <w:rFonts w:hint="eastAsia"/>
          <w:sz w:val="24"/>
          <w:szCs w:val="24"/>
        </w:rPr>
        <w:t>这</w:t>
      </w:r>
      <w:r>
        <w:rPr>
          <w:sz w:val="24"/>
          <w:szCs w:val="24"/>
        </w:rPr>
        <w:t>证实了我们既往的</w:t>
      </w:r>
      <w:del w:id="225" w:author="Molly Wood" w:date="2016-05-30T18:31:00Z">
        <w:r w:rsidDel="006D4834">
          <w:rPr>
            <w:sz w:val="24"/>
            <w:szCs w:val="24"/>
          </w:rPr>
          <w:delText>报告</w:delText>
        </w:r>
      </w:del>
      <w:ins w:id="226" w:author="Molly Wood" w:date="2016-05-30T18:31:00Z">
        <w:r w:rsidR="006D4834">
          <w:rPr>
            <w:rFonts w:hint="eastAsia"/>
            <w:sz w:val="24"/>
            <w:szCs w:val="24"/>
          </w:rPr>
          <w:t>结果。</w:t>
        </w:r>
      </w:ins>
      <w:ins w:id="227" w:author="Molly Wood" w:date="2016-05-30T18:34:00Z">
        <w:r w:rsidR="006D4834">
          <w:rPr>
            <w:rFonts w:hint="eastAsia"/>
            <w:sz w:val="24"/>
            <w:szCs w:val="24"/>
          </w:rPr>
          <w:t>我们</w:t>
        </w:r>
        <w:r w:rsidR="006D4834">
          <w:rPr>
            <w:sz w:val="24"/>
            <w:szCs w:val="24"/>
          </w:rPr>
          <w:t>发现</w:t>
        </w:r>
      </w:ins>
      <w:del w:id="228" w:author="Molly Wood" w:date="2016-05-30T18:31:00Z">
        <w:r w:rsidDel="006D4834">
          <w:rPr>
            <w:sz w:val="24"/>
            <w:szCs w:val="24"/>
          </w:rPr>
          <w:delText>，</w:delText>
        </w:r>
      </w:del>
      <w:ins w:id="229" w:author="Molly Wood" w:date="2016-05-30T18:31:00Z">
        <w:r w:rsidR="006D4834">
          <w:rPr>
            <w:rFonts w:hint="eastAsia"/>
            <w:sz w:val="24"/>
            <w:szCs w:val="24"/>
          </w:rPr>
          <w:t>所有</w:t>
        </w:r>
        <w:r w:rsidR="006D4834">
          <w:rPr>
            <w:sz w:val="24"/>
            <w:szCs w:val="24"/>
          </w:rPr>
          <w:t>心血管终点（心力衰竭</w:t>
        </w:r>
        <w:r w:rsidR="006D4834">
          <w:rPr>
            <w:rFonts w:hint="eastAsia"/>
            <w:sz w:val="24"/>
            <w:szCs w:val="24"/>
          </w:rPr>
          <w:t>除外</w:t>
        </w:r>
        <w:r w:rsidR="006D4834">
          <w:rPr>
            <w:sz w:val="24"/>
            <w:szCs w:val="24"/>
          </w:rPr>
          <w:t>）</w:t>
        </w:r>
      </w:ins>
      <w:ins w:id="230" w:author="Molly Wood" w:date="2016-05-30T18:34:00Z">
        <w:r w:rsidR="006D4834">
          <w:rPr>
            <w:rFonts w:hint="eastAsia"/>
            <w:sz w:val="24"/>
            <w:szCs w:val="24"/>
          </w:rPr>
          <w:t>风险</w:t>
        </w:r>
      </w:ins>
      <w:ins w:id="231" w:author="Molly Wood" w:date="2016-05-30T18:32:00Z">
        <w:r w:rsidR="006D4834">
          <w:rPr>
            <w:rFonts w:hint="eastAsia"/>
            <w:sz w:val="24"/>
            <w:szCs w:val="24"/>
          </w:rPr>
          <w:t>在</w:t>
        </w:r>
      </w:ins>
      <w:del w:id="232" w:author="Molly Wood" w:date="2016-05-30T18:31:00Z">
        <w:r w:rsidDel="006D4834">
          <w:rPr>
            <w:sz w:val="24"/>
            <w:szCs w:val="24"/>
          </w:rPr>
          <w:delText>即</w:delText>
        </w:r>
      </w:del>
      <w:r>
        <w:rPr>
          <w:sz w:val="24"/>
          <w:szCs w:val="24"/>
        </w:rPr>
        <w:t>采用</w:t>
      </w:r>
      <w:r>
        <w:rPr>
          <w:rFonts w:hint="eastAsia"/>
          <w:sz w:val="24"/>
          <w:szCs w:val="24"/>
        </w:rPr>
        <w:t>标准</w:t>
      </w:r>
      <w:r>
        <w:rPr>
          <w:sz w:val="24"/>
          <w:szCs w:val="24"/>
        </w:rPr>
        <w:t>的</w:t>
      </w:r>
      <w:r>
        <w:rPr>
          <w:sz w:val="24"/>
          <w:szCs w:val="24"/>
        </w:rPr>
        <w:t>SBP/DBP</w:t>
      </w:r>
      <w:r>
        <w:rPr>
          <w:rFonts w:hint="eastAsia"/>
          <w:sz w:val="24"/>
          <w:szCs w:val="24"/>
        </w:rPr>
        <w:t>差异</w:t>
      </w:r>
      <w:r>
        <w:rPr>
          <w:sz w:val="24"/>
          <w:szCs w:val="24"/>
        </w:rPr>
        <w:t>（</w:t>
      </w:r>
      <w:r>
        <w:rPr>
          <w:rFonts w:hint="eastAsia"/>
          <w:sz w:val="24"/>
          <w:szCs w:val="24"/>
        </w:rPr>
        <w:t>-</w:t>
      </w:r>
      <w:r>
        <w:rPr>
          <w:sz w:val="24"/>
          <w:szCs w:val="24"/>
        </w:rPr>
        <w:t>10/-5 mmHg</w:t>
      </w:r>
      <w:r>
        <w:rPr>
          <w:sz w:val="24"/>
          <w:szCs w:val="24"/>
        </w:rPr>
        <w:t>）</w:t>
      </w:r>
      <w:ins w:id="233" w:author="Molly Wood" w:date="2016-05-30T18:32:00Z">
        <w:r w:rsidR="006D4834">
          <w:rPr>
            <w:rFonts w:hint="eastAsia"/>
            <w:sz w:val="24"/>
            <w:szCs w:val="24"/>
          </w:rPr>
          <w:t>后</w:t>
        </w:r>
      </w:ins>
      <w:ins w:id="234" w:author="Molly Wood" w:date="2016-05-30T18:33:00Z">
        <w:r w:rsidR="006D4834">
          <w:rPr>
            <w:rFonts w:hint="eastAsia"/>
            <w:sz w:val="24"/>
            <w:szCs w:val="24"/>
          </w:rPr>
          <w:t>均显著</w:t>
        </w:r>
        <w:r w:rsidR="006D4834">
          <w:rPr>
            <w:sz w:val="24"/>
            <w:szCs w:val="24"/>
          </w:rPr>
          <w:t>减少</w:t>
        </w:r>
        <w:r w:rsidR="006D4834">
          <w:rPr>
            <w:rFonts w:hint="eastAsia"/>
            <w:sz w:val="24"/>
            <w:szCs w:val="24"/>
          </w:rPr>
          <w:t>，</w:t>
        </w:r>
      </w:ins>
      <w:del w:id="235" w:author="Molly Wood" w:date="2016-05-30T18:33:00Z">
        <w:r w:rsidDel="006D4834">
          <w:rPr>
            <w:rFonts w:hint="eastAsia"/>
            <w:sz w:val="24"/>
            <w:szCs w:val="24"/>
          </w:rPr>
          <w:delText>和在</w:delText>
        </w:r>
      </w:del>
      <w:ins w:id="236" w:author="Molly Wood" w:date="2016-05-30T18:33:00Z">
        <w:r w:rsidR="006D4834">
          <w:rPr>
            <w:rFonts w:hint="eastAsia"/>
            <w:sz w:val="24"/>
            <w:szCs w:val="24"/>
          </w:rPr>
          <w:t>与</w:t>
        </w:r>
      </w:ins>
      <w:del w:id="237" w:author="Molly Wood" w:date="2016-05-30T18:33:00Z">
        <w:r w:rsidDel="006D4834">
          <w:rPr>
            <w:sz w:val="24"/>
            <w:szCs w:val="24"/>
          </w:rPr>
          <w:delText>所有</w:delText>
        </w:r>
      </w:del>
      <w:r>
        <w:rPr>
          <w:sz w:val="24"/>
          <w:szCs w:val="24"/>
        </w:rPr>
        <w:t>采用</w:t>
      </w:r>
      <w:r>
        <w:rPr>
          <w:sz w:val="24"/>
          <w:szCs w:val="24"/>
        </w:rPr>
        <w:t>DBP 80 mmHg</w:t>
      </w:r>
      <w:r>
        <w:rPr>
          <w:rFonts w:hint="eastAsia"/>
          <w:sz w:val="24"/>
          <w:szCs w:val="24"/>
        </w:rPr>
        <w:t>临界值</w:t>
      </w:r>
      <w:del w:id="238" w:author="Molly Wood" w:date="2016-05-30T18:35:00Z">
        <w:r w:rsidDel="006D4834">
          <w:rPr>
            <w:rFonts w:hint="eastAsia"/>
            <w:sz w:val="24"/>
            <w:szCs w:val="24"/>
          </w:rPr>
          <w:delText>的</w:delText>
        </w:r>
      </w:del>
      <w:r>
        <w:rPr>
          <w:sz w:val="24"/>
          <w:szCs w:val="24"/>
        </w:rPr>
        <w:t>组中</w:t>
      </w:r>
      <w:ins w:id="239" w:author="Molly Wood" w:date="2016-05-30T18:35:00Z">
        <w:r w:rsidR="006D4834">
          <w:rPr>
            <w:rFonts w:hint="eastAsia"/>
            <w:sz w:val="24"/>
            <w:szCs w:val="24"/>
          </w:rPr>
          <w:t>的</w:t>
        </w:r>
      </w:ins>
      <w:del w:id="240" w:author="Molly Wood" w:date="2016-05-30T18:33:00Z">
        <w:r w:rsidDel="006D4834">
          <w:rPr>
            <w:sz w:val="24"/>
            <w:szCs w:val="24"/>
          </w:rPr>
          <w:delText>使用此</w:delText>
        </w:r>
        <w:r w:rsidDel="006D4834">
          <w:rPr>
            <w:rFonts w:hint="eastAsia"/>
            <w:sz w:val="24"/>
            <w:szCs w:val="24"/>
          </w:rPr>
          <w:delText>差异</w:delText>
        </w:r>
        <w:r w:rsidDel="006D4834">
          <w:rPr>
            <w:sz w:val="24"/>
            <w:szCs w:val="24"/>
          </w:rPr>
          <w:delText>时</w:delText>
        </w:r>
        <w:r w:rsidDel="006D4834">
          <w:rPr>
            <w:rFonts w:hint="eastAsia"/>
            <w:sz w:val="24"/>
            <w:szCs w:val="24"/>
          </w:rPr>
          <w:delText>，</w:delText>
        </w:r>
      </w:del>
      <w:ins w:id="241" w:author="Molly Wood" w:date="2016-05-30T18:33:00Z">
        <w:r w:rsidR="006D4834">
          <w:rPr>
            <w:rFonts w:hint="eastAsia"/>
            <w:sz w:val="24"/>
            <w:szCs w:val="24"/>
          </w:rPr>
          <w:t>结果相同</w:t>
        </w:r>
      </w:ins>
      <w:del w:id="242" w:author="Molly Wood" w:date="2016-05-30T18:31:00Z">
        <w:r w:rsidDel="006D4834">
          <w:rPr>
            <w:rFonts w:hint="eastAsia"/>
            <w:sz w:val="24"/>
            <w:szCs w:val="24"/>
          </w:rPr>
          <w:delText>所有</w:delText>
        </w:r>
        <w:r w:rsidDel="006D4834">
          <w:rPr>
            <w:sz w:val="24"/>
            <w:szCs w:val="24"/>
          </w:rPr>
          <w:delText>检验的心血管终点（心力衰竭</w:delText>
        </w:r>
        <w:r w:rsidDel="006D4834">
          <w:rPr>
            <w:rFonts w:hint="eastAsia"/>
            <w:sz w:val="24"/>
            <w:szCs w:val="24"/>
          </w:rPr>
          <w:delText>除外</w:delText>
        </w:r>
        <w:r w:rsidDel="006D4834">
          <w:rPr>
            <w:sz w:val="24"/>
            <w:szCs w:val="24"/>
          </w:rPr>
          <w:delText>）</w:delText>
        </w:r>
      </w:del>
      <w:del w:id="243" w:author="Molly Wood" w:date="2016-05-30T18:33:00Z">
        <w:r w:rsidDel="006D4834">
          <w:rPr>
            <w:rFonts w:hint="eastAsia"/>
            <w:sz w:val="24"/>
            <w:szCs w:val="24"/>
          </w:rPr>
          <w:delText>均显著</w:delText>
        </w:r>
        <w:r w:rsidDel="006D4834">
          <w:rPr>
            <w:sz w:val="24"/>
            <w:szCs w:val="24"/>
          </w:rPr>
          <w:delText>减少</w:delText>
        </w:r>
      </w:del>
      <w:r>
        <w:rPr>
          <w:rFonts w:hint="eastAsia"/>
          <w:sz w:val="24"/>
          <w:szCs w:val="24"/>
        </w:rPr>
        <w:t>，而</w:t>
      </w:r>
      <w:r>
        <w:rPr>
          <w:sz w:val="24"/>
          <w:szCs w:val="24"/>
        </w:rPr>
        <w:t>当</w:t>
      </w:r>
      <w:r>
        <w:rPr>
          <w:rFonts w:hint="eastAsia"/>
          <w:sz w:val="24"/>
          <w:szCs w:val="24"/>
        </w:rPr>
        <w:t>各</w:t>
      </w:r>
      <w:r>
        <w:rPr>
          <w:sz w:val="24"/>
          <w:szCs w:val="24"/>
        </w:rPr>
        <w:t>治疗组间的</w:t>
      </w:r>
      <w:r>
        <w:rPr>
          <w:sz w:val="24"/>
          <w:szCs w:val="24"/>
        </w:rPr>
        <w:t>DBP</w:t>
      </w:r>
      <w:r>
        <w:rPr>
          <w:rFonts w:hint="eastAsia"/>
          <w:sz w:val="24"/>
          <w:szCs w:val="24"/>
        </w:rPr>
        <w:t>临界值</w:t>
      </w:r>
      <w:r>
        <w:rPr>
          <w:sz w:val="24"/>
          <w:szCs w:val="24"/>
        </w:rPr>
        <w:t>为</w:t>
      </w:r>
      <w:r>
        <w:rPr>
          <w:sz w:val="24"/>
          <w:szCs w:val="24"/>
        </w:rPr>
        <w:t>90 mmHg</w:t>
      </w:r>
      <w:r>
        <w:rPr>
          <w:rFonts w:hint="eastAsia"/>
          <w:sz w:val="24"/>
          <w:szCs w:val="24"/>
        </w:rPr>
        <w:t>时</w:t>
      </w:r>
      <w:r>
        <w:rPr>
          <w:sz w:val="24"/>
          <w:szCs w:val="24"/>
        </w:rPr>
        <w:t>，</w:t>
      </w:r>
      <w:del w:id="244" w:author="Molly Wood" w:date="2016-05-30T18:35:00Z">
        <w:r w:rsidDel="006D4834">
          <w:rPr>
            <w:rFonts w:hint="eastAsia"/>
            <w:sz w:val="24"/>
            <w:szCs w:val="24"/>
          </w:rPr>
          <w:delText>观</w:delText>
        </w:r>
        <w:r w:rsidDel="006D4834">
          <w:rPr>
            <w:sz w:val="24"/>
            <w:szCs w:val="24"/>
          </w:rPr>
          <w:delText>察到</w:delText>
        </w:r>
      </w:del>
      <w:r>
        <w:rPr>
          <w:rFonts w:hint="eastAsia"/>
          <w:sz w:val="24"/>
          <w:szCs w:val="24"/>
        </w:rPr>
        <w:t>风险</w:t>
      </w:r>
      <w:r>
        <w:rPr>
          <w:sz w:val="24"/>
          <w:szCs w:val="24"/>
        </w:rPr>
        <w:t>降低</w:t>
      </w:r>
      <w:del w:id="245" w:author="Molly Wood" w:date="2016-05-30T18:35:00Z">
        <w:r w:rsidDel="006D4834">
          <w:rPr>
            <w:sz w:val="24"/>
            <w:szCs w:val="24"/>
          </w:rPr>
          <w:delText>情况无显著差</w:delText>
        </w:r>
      </w:del>
      <w:ins w:id="246" w:author="Molly Wood" w:date="2016-05-30T18:35:00Z">
        <w:r w:rsidR="006D4834">
          <w:rPr>
            <w:rFonts w:hint="eastAsia"/>
            <w:sz w:val="24"/>
            <w:szCs w:val="24"/>
          </w:rPr>
          <w:t>统计学</w:t>
        </w:r>
        <w:r w:rsidR="006D4834">
          <w:rPr>
            <w:sz w:val="24"/>
            <w:szCs w:val="24"/>
          </w:rPr>
          <w:t>意义</w:t>
        </w:r>
      </w:ins>
      <w:del w:id="247" w:author="Molly Wood" w:date="2016-05-30T18:35:00Z">
        <w:r w:rsidDel="006D4834">
          <w:rPr>
            <w:sz w:val="24"/>
            <w:szCs w:val="24"/>
          </w:rPr>
          <w:delText>异</w:delText>
        </w:r>
      </w:del>
      <w:r>
        <w:rPr>
          <w:sz w:val="24"/>
          <w:szCs w:val="24"/>
        </w:rPr>
        <w:t>。</w:t>
      </w:r>
    </w:p>
    <w:p w14:paraId="7AAC07A5" w14:textId="77777777" w:rsidR="0067239B" w:rsidRDefault="0067239B">
      <w:pPr>
        <w:ind w:firstLineChars="200" w:firstLine="420"/>
      </w:pPr>
    </w:p>
    <w:p w14:paraId="34AE4B24" w14:textId="77777777" w:rsidR="0067239B" w:rsidRDefault="00367850">
      <w:pPr>
        <w:rPr>
          <w:b/>
          <w:sz w:val="24"/>
        </w:rPr>
      </w:pPr>
      <w:r>
        <w:rPr>
          <w:rFonts w:hint="eastAsia"/>
          <w:b/>
          <w:sz w:val="24"/>
        </w:rPr>
        <w:t>讨论</w:t>
      </w:r>
    </w:p>
    <w:p w14:paraId="1D8563D8" w14:textId="77777777" w:rsidR="0067239B" w:rsidRDefault="00367850">
      <w:pPr>
        <w:spacing w:line="360" w:lineRule="auto"/>
        <w:ind w:firstLineChars="200" w:firstLine="480"/>
        <w:rPr>
          <w:sz w:val="24"/>
          <w:szCs w:val="24"/>
        </w:rPr>
      </w:pPr>
      <w:r>
        <w:rPr>
          <w:rFonts w:hint="eastAsia"/>
          <w:sz w:val="24"/>
          <w:szCs w:val="24"/>
        </w:rPr>
        <w:t>本</w:t>
      </w:r>
      <w:r>
        <w:rPr>
          <w:sz w:val="24"/>
          <w:szCs w:val="24"/>
        </w:rPr>
        <w:t>荟萃分析更新了我们</w:t>
      </w:r>
      <w:del w:id="248" w:author="Molly Wood" w:date="2016-05-30T18:37:00Z">
        <w:r w:rsidDel="006D4834">
          <w:rPr>
            <w:sz w:val="24"/>
            <w:szCs w:val="24"/>
          </w:rPr>
          <w:delText>在</w:delText>
        </w:r>
      </w:del>
      <w:ins w:id="249" w:author="Molly Wood" w:date="2016-05-30T18:37:00Z">
        <w:r w:rsidR="006D4834">
          <w:rPr>
            <w:rFonts w:hint="eastAsia"/>
            <w:sz w:val="24"/>
            <w:szCs w:val="24"/>
          </w:rPr>
          <w:t>工作小组</w:t>
        </w:r>
      </w:ins>
      <w:r>
        <w:rPr>
          <w:rFonts w:hint="eastAsia"/>
          <w:sz w:val="24"/>
          <w:szCs w:val="24"/>
        </w:rPr>
        <w:t>2014</w:t>
      </w:r>
      <w:r>
        <w:rPr>
          <w:rFonts w:hint="eastAsia"/>
          <w:sz w:val="24"/>
          <w:szCs w:val="24"/>
        </w:rPr>
        <w:t>年</w:t>
      </w:r>
      <w:r>
        <w:rPr>
          <w:sz w:val="24"/>
          <w:szCs w:val="24"/>
        </w:rPr>
        <w:t>进行的荟萃分析</w:t>
      </w:r>
      <w:r>
        <w:rPr>
          <w:sz w:val="24"/>
          <w:szCs w:val="24"/>
          <w:vertAlign w:val="superscript"/>
        </w:rPr>
        <w:t>[1,22]</w:t>
      </w:r>
      <w:r>
        <w:rPr>
          <w:rFonts w:hint="eastAsia"/>
          <w:sz w:val="24"/>
          <w:szCs w:val="24"/>
        </w:rPr>
        <w:t>和后来</w:t>
      </w:r>
      <w:r>
        <w:rPr>
          <w:sz w:val="24"/>
          <w:szCs w:val="24"/>
        </w:rPr>
        <w:t>由另一团队</w:t>
      </w:r>
      <w:r>
        <w:rPr>
          <w:sz w:val="24"/>
          <w:szCs w:val="24"/>
          <w:vertAlign w:val="superscript"/>
        </w:rPr>
        <w:t>[19]</w:t>
      </w:r>
      <w:r>
        <w:rPr>
          <w:rFonts w:hint="eastAsia"/>
          <w:sz w:val="24"/>
          <w:szCs w:val="24"/>
        </w:rPr>
        <w:t>进行的</w:t>
      </w:r>
      <w:r>
        <w:rPr>
          <w:sz w:val="24"/>
          <w:szCs w:val="24"/>
        </w:rPr>
        <w:t>一项对比较强化与非强化降压治疗试验的</w:t>
      </w:r>
      <w:r>
        <w:rPr>
          <w:rFonts w:hint="eastAsia"/>
          <w:sz w:val="24"/>
          <w:szCs w:val="24"/>
        </w:rPr>
        <w:t>荟萃分析</w:t>
      </w:r>
      <w:r>
        <w:rPr>
          <w:sz w:val="24"/>
          <w:szCs w:val="24"/>
        </w:rPr>
        <w:t>，主要是</w:t>
      </w:r>
      <w:del w:id="250" w:author="Molly Wood" w:date="2016-05-30T18:36:00Z">
        <w:r w:rsidDel="006D4834">
          <w:rPr>
            <w:sz w:val="24"/>
            <w:szCs w:val="24"/>
          </w:rPr>
          <w:delText>添加</w:delText>
        </w:r>
      </w:del>
      <w:ins w:id="251" w:author="Molly Wood" w:date="2016-05-30T18:36:00Z">
        <w:r w:rsidR="006D4834">
          <w:rPr>
            <w:rFonts w:hint="eastAsia"/>
            <w:sz w:val="24"/>
            <w:szCs w:val="24"/>
          </w:rPr>
          <w:t>增</w:t>
        </w:r>
        <w:r w:rsidR="006D4834">
          <w:rPr>
            <w:sz w:val="24"/>
            <w:szCs w:val="24"/>
          </w:rPr>
          <w:t>加</w:t>
        </w:r>
      </w:ins>
      <w:r>
        <w:rPr>
          <w:sz w:val="24"/>
          <w:szCs w:val="24"/>
        </w:rPr>
        <w:t>了大型的</w:t>
      </w:r>
      <w:r>
        <w:rPr>
          <w:sz w:val="24"/>
          <w:szCs w:val="24"/>
        </w:rPr>
        <w:t>SPRINT</w:t>
      </w:r>
      <w:r>
        <w:rPr>
          <w:rFonts w:hint="eastAsia"/>
          <w:sz w:val="24"/>
          <w:szCs w:val="24"/>
        </w:rPr>
        <w:t>研究</w:t>
      </w:r>
      <w:r>
        <w:rPr>
          <w:sz w:val="24"/>
          <w:szCs w:val="24"/>
          <w:vertAlign w:val="superscript"/>
        </w:rPr>
        <w:t>[20]</w:t>
      </w:r>
      <w:r>
        <w:rPr>
          <w:sz w:val="24"/>
          <w:szCs w:val="24"/>
        </w:rPr>
        <w:t>的最新结果。</w:t>
      </w:r>
      <w:r>
        <w:rPr>
          <w:rFonts w:hint="eastAsia"/>
          <w:sz w:val="24"/>
          <w:szCs w:val="24"/>
        </w:rPr>
        <w:t>尽管</w:t>
      </w:r>
      <w:r>
        <w:rPr>
          <w:sz w:val="24"/>
          <w:szCs w:val="24"/>
        </w:rPr>
        <w:t>既往的这两项荟萃分析</w:t>
      </w:r>
      <w:ins w:id="252" w:author="Molly Wood" w:date="2016-05-30T18:38:00Z">
        <w:r w:rsidR="000456E3">
          <w:rPr>
            <w:rFonts w:hint="eastAsia"/>
            <w:sz w:val="24"/>
            <w:szCs w:val="24"/>
          </w:rPr>
          <w:t>均</w:t>
        </w:r>
      </w:ins>
      <w:r>
        <w:rPr>
          <w:sz w:val="24"/>
          <w:szCs w:val="24"/>
        </w:rPr>
        <w:t>一致显示</w:t>
      </w:r>
      <w:del w:id="253" w:author="Molly Wood" w:date="2016-05-30T18:38:00Z">
        <w:r w:rsidDel="000456E3">
          <w:rPr>
            <w:rFonts w:hint="eastAsia"/>
            <w:sz w:val="24"/>
            <w:szCs w:val="24"/>
          </w:rPr>
          <w:delText>更</w:delText>
        </w:r>
      </w:del>
      <w:r>
        <w:rPr>
          <w:rFonts w:hint="eastAsia"/>
          <w:sz w:val="24"/>
          <w:szCs w:val="24"/>
        </w:rPr>
        <w:t>强化</w:t>
      </w:r>
      <w:del w:id="254" w:author="Molly Wood" w:date="2016-05-30T18:38:00Z">
        <w:r w:rsidDel="000456E3">
          <w:rPr>
            <w:rFonts w:hint="eastAsia"/>
            <w:sz w:val="24"/>
            <w:szCs w:val="24"/>
          </w:rPr>
          <w:delText>地</w:delText>
        </w:r>
      </w:del>
      <w:r>
        <w:rPr>
          <w:sz w:val="24"/>
          <w:szCs w:val="24"/>
        </w:rPr>
        <w:t>降</w:t>
      </w:r>
      <w:del w:id="255" w:author="Molly Wood" w:date="2016-05-30T18:38:00Z">
        <w:r w:rsidDel="000456E3">
          <w:rPr>
            <w:sz w:val="24"/>
            <w:szCs w:val="24"/>
          </w:rPr>
          <w:delText>低</w:delText>
        </w:r>
        <w:r w:rsidDel="000456E3">
          <w:rPr>
            <w:rFonts w:hint="eastAsia"/>
            <w:sz w:val="24"/>
            <w:szCs w:val="24"/>
          </w:rPr>
          <w:delText>血</w:delText>
        </w:r>
      </w:del>
      <w:r>
        <w:rPr>
          <w:rFonts w:hint="eastAsia"/>
          <w:sz w:val="24"/>
          <w:szCs w:val="24"/>
        </w:rPr>
        <w:t>压可</w:t>
      </w:r>
      <w:r>
        <w:rPr>
          <w:sz w:val="24"/>
          <w:szCs w:val="24"/>
        </w:rPr>
        <w:t>显著降低卒中、</w:t>
      </w:r>
      <w:r>
        <w:rPr>
          <w:rFonts w:hint="eastAsia"/>
          <w:sz w:val="24"/>
          <w:szCs w:val="24"/>
        </w:rPr>
        <w:t>CHD</w:t>
      </w:r>
      <w:r>
        <w:rPr>
          <w:rFonts w:hint="eastAsia"/>
          <w:sz w:val="24"/>
          <w:szCs w:val="24"/>
        </w:rPr>
        <w:t>事件</w:t>
      </w:r>
      <w:r>
        <w:rPr>
          <w:sz w:val="24"/>
          <w:szCs w:val="24"/>
        </w:rPr>
        <w:t>和主要心血管事件复合终点的发生风险，但却</w:t>
      </w:r>
      <w:r>
        <w:rPr>
          <w:rFonts w:hint="eastAsia"/>
          <w:sz w:val="24"/>
          <w:szCs w:val="24"/>
        </w:rPr>
        <w:t>未</w:t>
      </w:r>
      <w:r>
        <w:rPr>
          <w:sz w:val="24"/>
          <w:szCs w:val="24"/>
        </w:rPr>
        <w:t>显著降低</w:t>
      </w:r>
      <w:r>
        <w:rPr>
          <w:rFonts w:hint="eastAsia"/>
          <w:sz w:val="24"/>
          <w:szCs w:val="24"/>
        </w:rPr>
        <w:t>心力衰竭</w:t>
      </w:r>
      <w:r>
        <w:rPr>
          <w:sz w:val="24"/>
          <w:szCs w:val="24"/>
        </w:rPr>
        <w:t>和死亡</w:t>
      </w:r>
      <w:r>
        <w:rPr>
          <w:rFonts w:hint="eastAsia"/>
          <w:sz w:val="24"/>
          <w:szCs w:val="24"/>
        </w:rPr>
        <w:t>（心血管</w:t>
      </w:r>
      <w:r>
        <w:rPr>
          <w:sz w:val="24"/>
          <w:szCs w:val="24"/>
        </w:rPr>
        <w:t>死亡和全因死亡</w:t>
      </w:r>
      <w:r>
        <w:rPr>
          <w:rFonts w:hint="eastAsia"/>
          <w:sz w:val="24"/>
          <w:szCs w:val="24"/>
        </w:rPr>
        <w:t>）</w:t>
      </w:r>
      <w:r>
        <w:rPr>
          <w:sz w:val="24"/>
          <w:szCs w:val="24"/>
        </w:rPr>
        <w:t>的发生风险</w:t>
      </w:r>
      <w:r>
        <w:rPr>
          <w:rFonts w:hint="eastAsia"/>
          <w:sz w:val="24"/>
          <w:szCs w:val="24"/>
        </w:rPr>
        <w:t>，</w:t>
      </w:r>
      <w:del w:id="256" w:author="Molly Wood" w:date="2016-05-30T18:38:00Z">
        <w:r w:rsidDel="000456E3">
          <w:rPr>
            <w:sz w:val="24"/>
            <w:szCs w:val="24"/>
          </w:rPr>
          <w:delText>添加</w:delText>
        </w:r>
      </w:del>
      <w:ins w:id="257" w:author="Molly Wood" w:date="2016-05-30T18:38:00Z">
        <w:r w:rsidR="000456E3">
          <w:rPr>
            <w:rFonts w:hint="eastAsia"/>
            <w:sz w:val="24"/>
            <w:szCs w:val="24"/>
          </w:rPr>
          <w:t>增</w:t>
        </w:r>
        <w:r w:rsidR="000456E3">
          <w:rPr>
            <w:sz w:val="24"/>
            <w:szCs w:val="24"/>
          </w:rPr>
          <w:t>加</w:t>
        </w:r>
      </w:ins>
      <w:r>
        <w:rPr>
          <w:sz w:val="24"/>
          <w:szCs w:val="24"/>
        </w:rPr>
        <w:t>SPRINT</w:t>
      </w:r>
      <w:r>
        <w:rPr>
          <w:rFonts w:hint="eastAsia"/>
          <w:sz w:val="24"/>
          <w:szCs w:val="24"/>
        </w:rPr>
        <w:t>研究</w:t>
      </w:r>
      <w:r>
        <w:rPr>
          <w:sz w:val="24"/>
          <w:szCs w:val="24"/>
        </w:rPr>
        <w:t>的</w:t>
      </w:r>
      <w:r>
        <w:rPr>
          <w:rFonts w:hint="eastAsia"/>
          <w:sz w:val="24"/>
          <w:szCs w:val="24"/>
        </w:rPr>
        <w:t>数据</w:t>
      </w:r>
      <w:r>
        <w:rPr>
          <w:sz w:val="24"/>
          <w:szCs w:val="24"/>
          <w:vertAlign w:val="superscript"/>
        </w:rPr>
        <w:t>[20]</w:t>
      </w:r>
      <w:ins w:id="258" w:author="Molly Wood" w:date="2016-05-30T18:38:00Z">
        <w:r w:rsidR="000456E3" w:rsidRPr="000456E3">
          <w:rPr>
            <w:rFonts w:hint="eastAsia"/>
            <w:sz w:val="24"/>
            <w:szCs w:val="24"/>
            <w:rPrChange w:id="259" w:author="Molly Wood" w:date="2016-05-30T18:38:00Z">
              <w:rPr>
                <w:rFonts w:hint="eastAsia"/>
                <w:sz w:val="24"/>
                <w:szCs w:val="24"/>
                <w:vertAlign w:val="superscript"/>
              </w:rPr>
            </w:rPrChange>
          </w:rPr>
          <w:t>后，</w:t>
        </w:r>
      </w:ins>
      <w:r>
        <w:rPr>
          <w:sz w:val="24"/>
          <w:szCs w:val="24"/>
        </w:rPr>
        <w:t>首次</w:t>
      </w:r>
      <w:r>
        <w:rPr>
          <w:rFonts w:hint="eastAsia"/>
          <w:sz w:val="24"/>
          <w:szCs w:val="24"/>
        </w:rPr>
        <w:t>表明</w:t>
      </w:r>
      <w:del w:id="260" w:author="Molly Wood" w:date="2016-05-30T18:38:00Z">
        <w:r w:rsidDel="000456E3">
          <w:rPr>
            <w:sz w:val="24"/>
            <w:szCs w:val="24"/>
          </w:rPr>
          <w:delText>，</w:delText>
        </w:r>
      </w:del>
      <w:r>
        <w:rPr>
          <w:rFonts w:hint="eastAsia"/>
          <w:sz w:val="24"/>
          <w:szCs w:val="24"/>
        </w:rPr>
        <w:t>心血管</w:t>
      </w:r>
      <w:r>
        <w:rPr>
          <w:sz w:val="24"/>
          <w:szCs w:val="24"/>
        </w:rPr>
        <w:t>死亡</w:t>
      </w:r>
      <w:r>
        <w:rPr>
          <w:rFonts w:hint="eastAsia"/>
          <w:sz w:val="24"/>
          <w:szCs w:val="24"/>
        </w:rPr>
        <w:t>的</w:t>
      </w:r>
      <w:r>
        <w:rPr>
          <w:sz w:val="24"/>
          <w:szCs w:val="24"/>
        </w:rPr>
        <w:t>风险</w:t>
      </w:r>
      <w:r>
        <w:rPr>
          <w:rFonts w:hint="eastAsia"/>
          <w:sz w:val="24"/>
          <w:szCs w:val="24"/>
        </w:rPr>
        <w:t>也</w:t>
      </w:r>
      <w:r>
        <w:rPr>
          <w:sz w:val="24"/>
          <w:szCs w:val="24"/>
        </w:rPr>
        <w:t>显著降低，</w:t>
      </w:r>
      <w:r>
        <w:rPr>
          <w:rFonts w:hint="eastAsia"/>
          <w:sz w:val="24"/>
          <w:szCs w:val="24"/>
        </w:rPr>
        <w:t>而</w:t>
      </w:r>
      <w:r>
        <w:rPr>
          <w:sz w:val="24"/>
          <w:szCs w:val="24"/>
        </w:rPr>
        <w:t>全因死亡风险</w:t>
      </w:r>
      <w:r>
        <w:rPr>
          <w:rFonts w:hint="eastAsia"/>
          <w:sz w:val="24"/>
          <w:szCs w:val="24"/>
        </w:rPr>
        <w:t>的降低</w:t>
      </w:r>
      <w:del w:id="261" w:author="Molly Wood" w:date="2016-05-30T18:39:00Z">
        <w:r w:rsidDel="000456E3">
          <w:rPr>
            <w:rFonts w:hint="eastAsia"/>
            <w:sz w:val="24"/>
            <w:szCs w:val="24"/>
          </w:rPr>
          <w:delText>似乎</w:delText>
        </w:r>
      </w:del>
      <w:r>
        <w:rPr>
          <w:sz w:val="24"/>
          <w:szCs w:val="24"/>
        </w:rPr>
        <w:t>只有</w:t>
      </w:r>
      <w:r>
        <w:rPr>
          <w:rFonts w:hint="eastAsia"/>
          <w:sz w:val="24"/>
          <w:szCs w:val="24"/>
        </w:rPr>
        <w:t>临界</w:t>
      </w:r>
      <w:ins w:id="262" w:author="Molly Wood" w:date="2016-05-30T18:39:00Z">
        <w:r w:rsidR="000456E3">
          <w:rPr>
            <w:rFonts w:hint="eastAsia"/>
            <w:sz w:val="24"/>
            <w:szCs w:val="24"/>
          </w:rPr>
          <w:t>的</w:t>
        </w:r>
      </w:ins>
      <w:r>
        <w:rPr>
          <w:sz w:val="24"/>
          <w:szCs w:val="24"/>
        </w:rPr>
        <w:t>统计学意义</w:t>
      </w:r>
      <w:r>
        <w:rPr>
          <w:rFonts w:hint="eastAsia"/>
          <w:sz w:val="24"/>
          <w:szCs w:val="24"/>
        </w:rPr>
        <w:t>。</w:t>
      </w:r>
      <w:del w:id="263" w:author="Molly Wood" w:date="2016-05-30T18:39:00Z">
        <w:r w:rsidRPr="000456E3" w:rsidDel="000456E3">
          <w:rPr>
            <w:rFonts w:hint="eastAsia"/>
            <w:sz w:val="24"/>
            <w:szCs w:val="24"/>
            <w:highlight w:val="yellow"/>
            <w:rPrChange w:id="264" w:author="Molly Wood" w:date="2016-05-30T18:40:00Z">
              <w:rPr>
                <w:rFonts w:hint="eastAsia"/>
                <w:sz w:val="24"/>
                <w:szCs w:val="24"/>
              </w:rPr>
            </w:rPrChange>
          </w:rPr>
          <w:delText>我们</w:delText>
        </w:r>
      </w:del>
      <w:ins w:id="265" w:author="Molly Wood" w:date="2016-05-30T18:39:00Z">
        <w:r w:rsidR="000456E3" w:rsidRPr="000456E3">
          <w:rPr>
            <w:rFonts w:hint="eastAsia"/>
            <w:sz w:val="24"/>
            <w:szCs w:val="24"/>
            <w:highlight w:val="yellow"/>
            <w:rPrChange w:id="266" w:author="Molly Wood" w:date="2016-05-30T18:40:00Z">
              <w:rPr>
                <w:rFonts w:hint="eastAsia"/>
                <w:sz w:val="24"/>
                <w:szCs w:val="24"/>
              </w:rPr>
            </w:rPrChange>
          </w:rPr>
          <w:t>本文</w:t>
        </w:r>
      </w:ins>
      <w:r w:rsidRPr="000456E3">
        <w:rPr>
          <w:rFonts w:hint="eastAsia"/>
          <w:sz w:val="24"/>
          <w:szCs w:val="24"/>
          <w:highlight w:val="yellow"/>
          <w:rPrChange w:id="267" w:author="Molly Wood" w:date="2016-05-30T18:40:00Z">
            <w:rPr>
              <w:rFonts w:hint="eastAsia"/>
              <w:sz w:val="24"/>
              <w:szCs w:val="24"/>
            </w:rPr>
          </w:rPrChange>
        </w:rPr>
        <w:t>还证实当强化</w:t>
      </w:r>
      <w:del w:id="268" w:author="Molly Wood" w:date="2016-05-30T18:39:00Z">
        <w:r w:rsidRPr="000456E3" w:rsidDel="000456E3">
          <w:rPr>
            <w:rFonts w:hint="eastAsia"/>
            <w:sz w:val="24"/>
            <w:szCs w:val="24"/>
            <w:highlight w:val="yellow"/>
            <w:rPrChange w:id="269" w:author="Molly Wood" w:date="2016-05-30T18:40:00Z">
              <w:rPr>
                <w:rFonts w:hint="eastAsia"/>
                <w:sz w:val="24"/>
                <w:szCs w:val="24"/>
              </w:rPr>
            </w:rPrChange>
          </w:rPr>
          <w:delText>的</w:delText>
        </w:r>
      </w:del>
      <w:r w:rsidRPr="000456E3">
        <w:rPr>
          <w:rFonts w:hint="eastAsia"/>
          <w:sz w:val="24"/>
          <w:szCs w:val="24"/>
          <w:highlight w:val="yellow"/>
          <w:rPrChange w:id="270" w:author="Molly Wood" w:date="2016-05-30T18:40:00Z">
            <w:rPr>
              <w:rFonts w:hint="eastAsia"/>
              <w:sz w:val="24"/>
              <w:szCs w:val="24"/>
            </w:rPr>
          </w:rPrChange>
        </w:rPr>
        <w:t>治疗使</w:t>
      </w:r>
      <w:r w:rsidRPr="000456E3">
        <w:rPr>
          <w:sz w:val="24"/>
          <w:szCs w:val="24"/>
          <w:highlight w:val="yellow"/>
          <w:rPrChange w:id="271" w:author="Molly Wood" w:date="2016-05-30T18:40:00Z">
            <w:rPr>
              <w:sz w:val="24"/>
              <w:szCs w:val="24"/>
            </w:rPr>
          </w:rPrChange>
        </w:rPr>
        <w:t>SBP/DBP</w:t>
      </w:r>
      <w:r w:rsidRPr="000456E3">
        <w:rPr>
          <w:rFonts w:hint="eastAsia"/>
          <w:sz w:val="24"/>
          <w:szCs w:val="24"/>
          <w:highlight w:val="yellow"/>
          <w:rPrChange w:id="272" w:author="Molly Wood" w:date="2016-05-30T18:40:00Z">
            <w:rPr>
              <w:rFonts w:hint="eastAsia"/>
              <w:sz w:val="24"/>
              <w:szCs w:val="24"/>
            </w:rPr>
          </w:rPrChange>
        </w:rPr>
        <w:t>降低</w:t>
      </w:r>
      <w:r w:rsidRPr="000456E3">
        <w:rPr>
          <w:sz w:val="24"/>
          <w:szCs w:val="24"/>
          <w:highlight w:val="yellow"/>
          <w:rPrChange w:id="273" w:author="Molly Wood" w:date="2016-05-30T18:40:00Z">
            <w:rPr>
              <w:sz w:val="24"/>
              <w:szCs w:val="24"/>
            </w:rPr>
          </w:rPrChange>
        </w:rPr>
        <w:t>10/5 mmHg</w:t>
      </w:r>
      <w:r w:rsidRPr="000456E3">
        <w:rPr>
          <w:rFonts w:hint="eastAsia"/>
          <w:sz w:val="24"/>
          <w:szCs w:val="24"/>
          <w:highlight w:val="yellow"/>
          <w:rPrChange w:id="274" w:author="Molly Wood" w:date="2016-05-30T18:40:00Z">
            <w:rPr>
              <w:rFonts w:hint="eastAsia"/>
              <w:sz w:val="24"/>
              <w:szCs w:val="24"/>
            </w:rPr>
          </w:rPrChange>
        </w:rPr>
        <w:t>时，风险降低的程度相当于根据我们在</w:t>
      </w:r>
      <w:r w:rsidRPr="000456E3">
        <w:rPr>
          <w:sz w:val="24"/>
          <w:szCs w:val="24"/>
          <w:highlight w:val="yellow"/>
          <w:rPrChange w:id="275" w:author="Molly Wood" w:date="2016-05-30T18:40:00Z">
            <w:rPr>
              <w:sz w:val="24"/>
              <w:szCs w:val="24"/>
            </w:rPr>
          </w:rPrChange>
        </w:rPr>
        <w:t>meta</w:t>
      </w:r>
      <w:r w:rsidRPr="000456E3">
        <w:rPr>
          <w:rFonts w:hint="eastAsia"/>
          <w:sz w:val="24"/>
          <w:szCs w:val="24"/>
          <w:highlight w:val="yellow"/>
          <w:rPrChange w:id="276" w:author="Molly Wood" w:date="2016-05-30T18:40:00Z">
            <w:rPr>
              <w:rFonts w:hint="eastAsia"/>
              <w:sz w:val="24"/>
              <w:szCs w:val="24"/>
            </w:rPr>
          </w:rPrChange>
        </w:rPr>
        <w:t>回归分析中对大量有关降低血压的</w:t>
      </w:r>
      <w:r w:rsidRPr="000456E3">
        <w:rPr>
          <w:sz w:val="24"/>
          <w:szCs w:val="24"/>
          <w:highlight w:val="yellow"/>
          <w:rPrChange w:id="277" w:author="Molly Wood" w:date="2016-05-30T18:40:00Z">
            <w:rPr>
              <w:sz w:val="24"/>
              <w:szCs w:val="24"/>
            </w:rPr>
          </w:rPrChange>
        </w:rPr>
        <w:t>RCT</w:t>
      </w:r>
      <w:r w:rsidRPr="000456E3">
        <w:rPr>
          <w:sz w:val="24"/>
          <w:szCs w:val="24"/>
          <w:highlight w:val="yellow"/>
          <w:vertAlign w:val="superscript"/>
          <w:rPrChange w:id="278" w:author="Molly Wood" w:date="2016-05-30T18:40:00Z">
            <w:rPr>
              <w:sz w:val="24"/>
              <w:szCs w:val="24"/>
              <w:vertAlign w:val="superscript"/>
            </w:rPr>
          </w:rPrChange>
        </w:rPr>
        <w:t>[32]</w:t>
      </w:r>
      <w:r w:rsidRPr="000456E3">
        <w:rPr>
          <w:rFonts w:hint="eastAsia"/>
          <w:sz w:val="24"/>
          <w:szCs w:val="24"/>
          <w:highlight w:val="yellow"/>
          <w:rPrChange w:id="279" w:author="Molly Wood" w:date="2016-05-30T18:40:00Z">
            <w:rPr>
              <w:rFonts w:hint="eastAsia"/>
              <w:sz w:val="24"/>
              <w:szCs w:val="24"/>
            </w:rPr>
          </w:rPrChange>
        </w:rPr>
        <w:t>的最新计算而预计的值。</w:t>
      </w:r>
    </w:p>
    <w:p w14:paraId="21541F0D" w14:textId="77777777" w:rsidR="0067239B" w:rsidRDefault="00367850">
      <w:pPr>
        <w:spacing w:line="360" w:lineRule="auto"/>
        <w:ind w:firstLineChars="200" w:firstLine="480"/>
        <w:rPr>
          <w:sz w:val="24"/>
          <w:szCs w:val="24"/>
        </w:rPr>
      </w:pPr>
      <w:r>
        <w:rPr>
          <w:rFonts w:hint="eastAsia"/>
          <w:sz w:val="24"/>
          <w:szCs w:val="24"/>
        </w:rPr>
        <w:t>另外</w:t>
      </w:r>
      <w:r>
        <w:rPr>
          <w:sz w:val="24"/>
          <w:szCs w:val="24"/>
        </w:rPr>
        <w:t>在比较</w:t>
      </w:r>
      <w:del w:id="280" w:author="Molly Wood" w:date="2016-05-30T18:40:00Z">
        <w:r w:rsidDel="000456E3">
          <w:rPr>
            <w:sz w:val="24"/>
            <w:szCs w:val="24"/>
          </w:rPr>
          <w:delText>更</w:delText>
        </w:r>
      </w:del>
      <w:r>
        <w:rPr>
          <w:sz w:val="24"/>
          <w:szCs w:val="24"/>
        </w:rPr>
        <w:t>强化与非强化降压治疗的</w:t>
      </w:r>
      <w:r>
        <w:rPr>
          <w:sz w:val="24"/>
          <w:szCs w:val="24"/>
        </w:rPr>
        <w:t>R</w:t>
      </w:r>
      <w:r>
        <w:rPr>
          <w:rFonts w:hint="eastAsia"/>
          <w:sz w:val="24"/>
          <w:szCs w:val="24"/>
        </w:rPr>
        <w:t>CT</w:t>
      </w:r>
      <w:r>
        <w:rPr>
          <w:rFonts w:hint="eastAsia"/>
          <w:sz w:val="24"/>
          <w:szCs w:val="24"/>
        </w:rPr>
        <w:t>中</w:t>
      </w:r>
      <w:r>
        <w:rPr>
          <w:sz w:val="24"/>
          <w:szCs w:val="24"/>
        </w:rPr>
        <w:t>，相对风险降低似乎并不依赖于</w:t>
      </w:r>
      <w:ins w:id="281" w:author="Molly Wood" w:date="2016-05-30T18:40:00Z">
        <w:r w:rsidR="000456E3">
          <w:rPr>
            <w:rFonts w:hint="eastAsia"/>
            <w:sz w:val="24"/>
            <w:szCs w:val="24"/>
          </w:rPr>
          <w:t>心血管</w:t>
        </w:r>
      </w:ins>
      <w:r>
        <w:rPr>
          <w:sz w:val="24"/>
          <w:szCs w:val="24"/>
        </w:rPr>
        <w:t>风险水平，</w:t>
      </w:r>
      <w:r>
        <w:rPr>
          <w:rFonts w:hint="eastAsia"/>
          <w:sz w:val="24"/>
          <w:szCs w:val="24"/>
        </w:rPr>
        <w:t>因为</w:t>
      </w:r>
      <w:del w:id="282" w:author="Molly Wood" w:date="2016-05-30T18:41:00Z">
        <w:r w:rsidDel="000456E3">
          <w:rPr>
            <w:sz w:val="24"/>
            <w:szCs w:val="24"/>
          </w:rPr>
          <w:delText>当</w:delText>
        </w:r>
      </w:del>
      <w:r>
        <w:rPr>
          <w:sz w:val="24"/>
          <w:szCs w:val="24"/>
        </w:rPr>
        <w:t>根据</w:t>
      </w:r>
      <w:del w:id="283" w:author="Molly Wood" w:date="2016-05-30T18:41:00Z">
        <w:r w:rsidDel="000456E3">
          <w:rPr>
            <w:rFonts w:hint="eastAsia"/>
            <w:sz w:val="24"/>
            <w:szCs w:val="24"/>
          </w:rPr>
          <w:delText>接受</w:delText>
        </w:r>
      </w:del>
      <w:r>
        <w:rPr>
          <w:rFonts w:hint="eastAsia"/>
          <w:sz w:val="24"/>
          <w:szCs w:val="24"/>
        </w:rPr>
        <w:t>非强化治疗</w:t>
      </w:r>
      <w:del w:id="284" w:author="Molly Wood" w:date="2016-05-30T18:41:00Z">
        <w:r w:rsidDel="000456E3">
          <w:rPr>
            <w:rFonts w:hint="eastAsia"/>
            <w:sz w:val="24"/>
            <w:szCs w:val="24"/>
          </w:rPr>
          <w:delText>的</w:delText>
        </w:r>
      </w:del>
      <w:r>
        <w:rPr>
          <w:rFonts w:hint="eastAsia"/>
          <w:sz w:val="24"/>
          <w:szCs w:val="24"/>
        </w:rPr>
        <w:t>对照组</w:t>
      </w:r>
      <w:r>
        <w:rPr>
          <w:sz w:val="24"/>
          <w:szCs w:val="24"/>
        </w:rPr>
        <w:t>的心血管死亡风险对</w:t>
      </w:r>
      <w:r>
        <w:rPr>
          <w:rFonts w:hint="eastAsia"/>
          <w:sz w:val="24"/>
          <w:szCs w:val="24"/>
        </w:rPr>
        <w:t>RCT</w:t>
      </w:r>
      <w:r>
        <w:rPr>
          <w:rFonts w:hint="eastAsia"/>
          <w:sz w:val="24"/>
          <w:szCs w:val="24"/>
        </w:rPr>
        <w:t>进行</w:t>
      </w:r>
      <w:r>
        <w:rPr>
          <w:sz w:val="24"/>
          <w:szCs w:val="24"/>
        </w:rPr>
        <w:t>分层时，趋势分析并未显示</w:t>
      </w:r>
      <w:r>
        <w:rPr>
          <w:rFonts w:hint="eastAsia"/>
          <w:sz w:val="24"/>
          <w:szCs w:val="24"/>
        </w:rPr>
        <w:t>发生</w:t>
      </w:r>
      <w:r>
        <w:rPr>
          <w:sz w:val="24"/>
          <w:szCs w:val="24"/>
        </w:rPr>
        <w:t>任意终点的相对风险降低有</w:t>
      </w:r>
      <w:del w:id="285" w:author="Molly Wood" w:date="2016-05-30T18:41:00Z">
        <w:r w:rsidDel="000456E3">
          <w:rPr>
            <w:sz w:val="24"/>
            <w:szCs w:val="24"/>
          </w:rPr>
          <w:delText>显著差异</w:delText>
        </w:r>
      </w:del>
      <w:ins w:id="286" w:author="Molly Wood" w:date="2016-05-30T18:41:00Z">
        <w:r w:rsidR="000456E3">
          <w:rPr>
            <w:rFonts w:hint="eastAsia"/>
            <w:sz w:val="24"/>
            <w:szCs w:val="24"/>
          </w:rPr>
          <w:t>统计学</w:t>
        </w:r>
        <w:r w:rsidR="000456E3">
          <w:rPr>
            <w:sz w:val="24"/>
            <w:szCs w:val="24"/>
          </w:rPr>
          <w:t>意义</w:t>
        </w:r>
      </w:ins>
      <w:r>
        <w:rPr>
          <w:rFonts w:hint="eastAsia"/>
          <w:sz w:val="24"/>
          <w:szCs w:val="24"/>
        </w:rPr>
        <w:t>。</w:t>
      </w:r>
      <w:r>
        <w:rPr>
          <w:sz w:val="24"/>
          <w:szCs w:val="24"/>
        </w:rPr>
        <w:t>此外</w:t>
      </w:r>
      <w:r>
        <w:rPr>
          <w:rFonts w:hint="eastAsia"/>
          <w:sz w:val="24"/>
          <w:szCs w:val="24"/>
        </w:rPr>
        <w:t>，在</w:t>
      </w:r>
      <w:del w:id="287" w:author="Molly Wood" w:date="2016-05-30T18:42:00Z">
        <w:r w:rsidDel="000456E3">
          <w:rPr>
            <w:sz w:val="24"/>
            <w:szCs w:val="24"/>
          </w:rPr>
          <w:delText>心血管</w:delText>
        </w:r>
      </w:del>
      <w:r>
        <w:rPr>
          <w:sz w:val="24"/>
          <w:szCs w:val="24"/>
        </w:rPr>
        <w:t>低中危患者</w:t>
      </w:r>
      <w:r>
        <w:rPr>
          <w:rFonts w:hint="eastAsia"/>
          <w:sz w:val="24"/>
          <w:szCs w:val="24"/>
        </w:rPr>
        <w:t>（应当承认，</w:t>
      </w:r>
      <w:ins w:id="288" w:author="Molly Wood" w:date="2016-05-30T18:45:00Z">
        <w:r w:rsidR="000456E3">
          <w:rPr>
            <w:rFonts w:hint="eastAsia"/>
            <w:sz w:val="24"/>
            <w:szCs w:val="24"/>
          </w:rPr>
          <w:t>接受</w:t>
        </w:r>
        <w:r w:rsidR="000456E3">
          <w:rPr>
            <w:sz w:val="24"/>
            <w:szCs w:val="24"/>
          </w:rPr>
          <w:t>常规治疗</w:t>
        </w:r>
        <w:r w:rsidR="000456E3">
          <w:rPr>
            <w:rFonts w:hint="eastAsia"/>
            <w:sz w:val="24"/>
            <w:szCs w:val="24"/>
          </w:rPr>
          <w:t>的</w:t>
        </w:r>
      </w:ins>
      <w:ins w:id="289" w:author="Molly Wood" w:date="2016-05-30T18:44:00Z">
        <w:r w:rsidR="000456E3">
          <w:rPr>
            <w:rFonts w:hint="eastAsia"/>
            <w:sz w:val="24"/>
            <w:szCs w:val="24"/>
          </w:rPr>
          <w:t>对照组</w:t>
        </w:r>
      </w:ins>
      <w:ins w:id="290" w:author="Molly Wood" w:date="2016-05-30T18:45:00Z">
        <w:r w:rsidR="000456E3">
          <w:rPr>
            <w:rFonts w:hint="eastAsia"/>
            <w:sz w:val="24"/>
            <w:szCs w:val="24"/>
          </w:rPr>
          <w:t>定义的</w:t>
        </w:r>
      </w:ins>
      <w:r>
        <w:rPr>
          <w:sz w:val="24"/>
          <w:szCs w:val="24"/>
        </w:rPr>
        <w:t>风险</w:t>
      </w:r>
      <w:del w:id="291" w:author="Molly Wood" w:date="2016-05-30T18:44:00Z">
        <w:r w:rsidDel="000456E3">
          <w:rPr>
            <w:sz w:val="24"/>
            <w:szCs w:val="24"/>
          </w:rPr>
          <w:delText>是在</w:delText>
        </w:r>
        <w:r w:rsidDel="000456E3">
          <w:rPr>
            <w:rFonts w:hint="eastAsia"/>
            <w:sz w:val="24"/>
            <w:szCs w:val="24"/>
          </w:rPr>
          <w:delText>进行</w:delText>
        </w:r>
      </w:del>
      <w:del w:id="292" w:author="Molly Wood" w:date="2016-05-30T18:45:00Z">
        <w:r w:rsidDel="000456E3">
          <w:rPr>
            <w:sz w:val="24"/>
            <w:szCs w:val="24"/>
          </w:rPr>
          <w:delText>常规治疗</w:delText>
        </w:r>
      </w:del>
      <w:del w:id="293" w:author="Molly Wood" w:date="2016-05-30T18:44:00Z">
        <w:r w:rsidDel="000456E3">
          <w:rPr>
            <w:sz w:val="24"/>
            <w:szCs w:val="24"/>
          </w:rPr>
          <w:delText>的对照组</w:delText>
        </w:r>
        <w:r w:rsidDel="000456E3">
          <w:rPr>
            <w:rFonts w:hint="eastAsia"/>
            <w:sz w:val="24"/>
            <w:szCs w:val="24"/>
          </w:rPr>
          <w:delText>中</w:delText>
        </w:r>
        <w:r w:rsidDel="000456E3">
          <w:rPr>
            <w:sz w:val="24"/>
            <w:szCs w:val="24"/>
          </w:rPr>
          <w:delText>定义的</w:delText>
        </w:r>
      </w:del>
      <w:r>
        <w:rPr>
          <w:rFonts w:hint="eastAsia"/>
          <w:sz w:val="24"/>
          <w:szCs w:val="24"/>
        </w:rPr>
        <w:t>）</w:t>
      </w:r>
      <w:r>
        <w:rPr>
          <w:sz w:val="24"/>
          <w:szCs w:val="24"/>
        </w:rPr>
        <w:t>的</w:t>
      </w:r>
      <w:r>
        <w:rPr>
          <w:rFonts w:hint="eastAsia"/>
          <w:sz w:val="24"/>
          <w:szCs w:val="24"/>
        </w:rPr>
        <w:t>RCT</w:t>
      </w:r>
      <w:r>
        <w:rPr>
          <w:rFonts w:hint="eastAsia"/>
          <w:sz w:val="24"/>
          <w:szCs w:val="24"/>
        </w:rPr>
        <w:t>中</w:t>
      </w:r>
      <w:r>
        <w:rPr>
          <w:sz w:val="24"/>
          <w:szCs w:val="24"/>
        </w:rPr>
        <w:t>也可</w:t>
      </w:r>
      <w:r>
        <w:rPr>
          <w:sz w:val="24"/>
          <w:szCs w:val="24"/>
        </w:rPr>
        <w:lastRenderedPageBreak/>
        <w:t>以发现复合终点</w:t>
      </w:r>
      <w:r>
        <w:rPr>
          <w:rFonts w:hint="eastAsia"/>
          <w:sz w:val="24"/>
          <w:szCs w:val="24"/>
        </w:rPr>
        <w:t>（卒中</w:t>
      </w:r>
      <w:r>
        <w:rPr>
          <w:sz w:val="24"/>
          <w:szCs w:val="24"/>
        </w:rPr>
        <w:t>和</w:t>
      </w:r>
      <w:r>
        <w:rPr>
          <w:rFonts w:hint="eastAsia"/>
          <w:sz w:val="24"/>
          <w:szCs w:val="24"/>
        </w:rPr>
        <w:t>CHD</w:t>
      </w:r>
      <w:r>
        <w:rPr>
          <w:rFonts w:hint="eastAsia"/>
          <w:sz w:val="24"/>
          <w:szCs w:val="24"/>
        </w:rPr>
        <w:t>，</w:t>
      </w:r>
      <w:r>
        <w:rPr>
          <w:sz w:val="24"/>
          <w:szCs w:val="24"/>
        </w:rPr>
        <w:t>卒中、</w:t>
      </w:r>
      <w:r>
        <w:rPr>
          <w:rFonts w:hint="eastAsia"/>
          <w:sz w:val="24"/>
          <w:szCs w:val="24"/>
        </w:rPr>
        <w:t>CHD</w:t>
      </w:r>
      <w:r>
        <w:rPr>
          <w:rFonts w:hint="eastAsia"/>
          <w:sz w:val="24"/>
          <w:szCs w:val="24"/>
        </w:rPr>
        <w:t>和</w:t>
      </w:r>
      <w:r>
        <w:rPr>
          <w:sz w:val="24"/>
          <w:szCs w:val="24"/>
        </w:rPr>
        <w:t>心力衰竭</w:t>
      </w:r>
      <w:r>
        <w:rPr>
          <w:rFonts w:hint="eastAsia"/>
          <w:sz w:val="24"/>
          <w:szCs w:val="24"/>
        </w:rPr>
        <w:t>）显著</w:t>
      </w:r>
      <w:r>
        <w:rPr>
          <w:sz w:val="24"/>
          <w:szCs w:val="24"/>
        </w:rPr>
        <w:t>减少</w:t>
      </w:r>
      <w:r>
        <w:rPr>
          <w:rFonts w:hint="eastAsia"/>
          <w:sz w:val="24"/>
          <w:szCs w:val="24"/>
        </w:rPr>
        <w:t>。</w:t>
      </w:r>
      <w:r>
        <w:rPr>
          <w:sz w:val="24"/>
          <w:szCs w:val="24"/>
        </w:rPr>
        <w:t>正</w:t>
      </w:r>
      <w:r>
        <w:rPr>
          <w:rFonts w:hint="eastAsia"/>
          <w:sz w:val="24"/>
          <w:szCs w:val="24"/>
        </w:rPr>
        <w:t>如</w:t>
      </w:r>
      <w:r>
        <w:rPr>
          <w:sz w:val="24"/>
          <w:szCs w:val="24"/>
        </w:rPr>
        <w:t>我们</w:t>
      </w:r>
      <w:r w:rsidR="00476128">
        <w:rPr>
          <w:rFonts w:hint="eastAsia"/>
          <w:sz w:val="24"/>
          <w:szCs w:val="24"/>
        </w:rPr>
        <w:t>研究组</w:t>
      </w:r>
      <w:r>
        <w:rPr>
          <w:sz w:val="24"/>
          <w:szCs w:val="24"/>
          <w:vertAlign w:val="superscript"/>
        </w:rPr>
        <w:t>[33]</w:t>
      </w:r>
      <w:r>
        <w:rPr>
          <w:sz w:val="24"/>
          <w:szCs w:val="24"/>
        </w:rPr>
        <w:t>和另一</w:t>
      </w:r>
      <w:r w:rsidR="00476128">
        <w:rPr>
          <w:rFonts w:hint="eastAsia"/>
          <w:sz w:val="24"/>
          <w:szCs w:val="24"/>
        </w:rPr>
        <w:t>研究组</w:t>
      </w:r>
      <w:r>
        <w:rPr>
          <w:sz w:val="24"/>
          <w:szCs w:val="24"/>
          <w:vertAlign w:val="superscript"/>
        </w:rPr>
        <w:t>[55]</w:t>
      </w:r>
      <w:r>
        <w:rPr>
          <w:rFonts w:hint="eastAsia"/>
          <w:sz w:val="24"/>
          <w:szCs w:val="24"/>
        </w:rPr>
        <w:t>既往对</w:t>
      </w:r>
      <w:r>
        <w:rPr>
          <w:sz w:val="24"/>
          <w:szCs w:val="24"/>
        </w:rPr>
        <w:t>大量降</w:t>
      </w:r>
      <w:del w:id="294" w:author="Molly Wood" w:date="2016-05-30T18:46:00Z">
        <w:r w:rsidDel="000456E3">
          <w:rPr>
            <w:sz w:val="24"/>
            <w:szCs w:val="24"/>
          </w:rPr>
          <w:delText>低</w:delText>
        </w:r>
        <w:r w:rsidDel="000456E3">
          <w:rPr>
            <w:rFonts w:hint="eastAsia"/>
            <w:sz w:val="24"/>
            <w:szCs w:val="24"/>
          </w:rPr>
          <w:delText>血</w:delText>
        </w:r>
      </w:del>
      <w:r>
        <w:rPr>
          <w:rFonts w:hint="eastAsia"/>
          <w:sz w:val="24"/>
          <w:szCs w:val="24"/>
        </w:rPr>
        <w:t>压试验</w:t>
      </w:r>
      <w:r>
        <w:rPr>
          <w:sz w:val="24"/>
          <w:szCs w:val="24"/>
        </w:rPr>
        <w:t>的分析</w:t>
      </w:r>
      <w:del w:id="295" w:author="Molly Wood" w:date="2016-05-30T18:46:00Z">
        <w:r w:rsidDel="000456E3">
          <w:rPr>
            <w:sz w:val="24"/>
            <w:szCs w:val="24"/>
          </w:rPr>
          <w:delText>所显示的那样</w:delText>
        </w:r>
      </w:del>
      <w:ins w:id="296" w:author="Molly Wood" w:date="2016-05-30T18:46:00Z">
        <w:r w:rsidR="000456E3">
          <w:rPr>
            <w:rFonts w:hint="eastAsia"/>
            <w:sz w:val="24"/>
            <w:szCs w:val="24"/>
          </w:rPr>
          <w:t>结果一样</w:t>
        </w:r>
      </w:ins>
      <w:r>
        <w:rPr>
          <w:sz w:val="24"/>
          <w:szCs w:val="24"/>
        </w:rPr>
        <w:t>，整体风险不同的患者</w:t>
      </w:r>
      <w:r>
        <w:rPr>
          <w:rFonts w:hint="eastAsia"/>
          <w:sz w:val="24"/>
          <w:szCs w:val="24"/>
        </w:rPr>
        <w:t>相对</w:t>
      </w:r>
      <w:r>
        <w:rPr>
          <w:sz w:val="24"/>
          <w:szCs w:val="24"/>
        </w:rPr>
        <w:t>风险降低相</w:t>
      </w:r>
      <w:r>
        <w:rPr>
          <w:rFonts w:hint="eastAsia"/>
          <w:sz w:val="24"/>
          <w:szCs w:val="24"/>
        </w:rPr>
        <w:t>似意味</w:t>
      </w:r>
      <w:r>
        <w:rPr>
          <w:sz w:val="24"/>
          <w:szCs w:val="24"/>
        </w:rPr>
        <w:t>着</w:t>
      </w:r>
      <w:r>
        <w:rPr>
          <w:rFonts w:hint="eastAsia"/>
          <w:sz w:val="24"/>
          <w:szCs w:val="24"/>
        </w:rPr>
        <w:t>整体</w:t>
      </w:r>
      <w:r>
        <w:rPr>
          <w:sz w:val="24"/>
          <w:szCs w:val="24"/>
        </w:rPr>
        <w:t>风险越高，</w:t>
      </w:r>
      <w:r>
        <w:rPr>
          <w:rFonts w:hint="eastAsia"/>
          <w:sz w:val="24"/>
          <w:szCs w:val="24"/>
        </w:rPr>
        <w:t>绝对</w:t>
      </w:r>
      <w:r>
        <w:rPr>
          <w:sz w:val="24"/>
          <w:szCs w:val="24"/>
        </w:rPr>
        <w:t>风险降低幅度越大。</w:t>
      </w:r>
      <w:r>
        <w:rPr>
          <w:rFonts w:hint="eastAsia"/>
          <w:sz w:val="24"/>
          <w:szCs w:val="24"/>
        </w:rPr>
        <w:t>然而</w:t>
      </w:r>
      <w:r>
        <w:rPr>
          <w:sz w:val="24"/>
          <w:szCs w:val="24"/>
        </w:rPr>
        <w:t>，我们的分析显示，</w:t>
      </w:r>
      <w:del w:id="297" w:author="Molly Wood" w:date="2016-05-30T18:46:00Z">
        <w:r w:rsidRPr="00DD2428" w:rsidDel="000456E3">
          <w:rPr>
            <w:rFonts w:hint="eastAsia"/>
            <w:sz w:val="24"/>
            <w:szCs w:val="24"/>
            <w:highlight w:val="yellow"/>
            <w:rPrChange w:id="298" w:author="Molly Wood" w:date="2016-05-30T18:47:00Z">
              <w:rPr>
                <w:rFonts w:hint="eastAsia"/>
                <w:sz w:val="24"/>
                <w:szCs w:val="24"/>
              </w:rPr>
            </w:rPrChange>
          </w:rPr>
          <w:delText>还是</w:delText>
        </w:r>
      </w:del>
      <w:r w:rsidRPr="00DD2428">
        <w:rPr>
          <w:rFonts w:hint="eastAsia"/>
          <w:sz w:val="24"/>
          <w:szCs w:val="24"/>
          <w:highlight w:val="yellow"/>
          <w:rPrChange w:id="299" w:author="Molly Wood" w:date="2016-05-30T18:47:00Z">
            <w:rPr>
              <w:rFonts w:hint="eastAsia"/>
              <w:sz w:val="24"/>
              <w:szCs w:val="24"/>
            </w:rPr>
          </w:rPrChange>
        </w:rPr>
        <w:t>在心血管低中危组，每</w:t>
      </w:r>
      <w:r w:rsidRPr="00DD2428">
        <w:rPr>
          <w:sz w:val="24"/>
          <w:szCs w:val="24"/>
          <w:highlight w:val="yellow"/>
          <w:rPrChange w:id="300" w:author="Molly Wood" w:date="2016-05-30T18:47:00Z">
            <w:rPr>
              <w:sz w:val="24"/>
              <w:szCs w:val="24"/>
            </w:rPr>
          </w:rPrChange>
        </w:rPr>
        <w:t>1000</w:t>
      </w:r>
      <w:r w:rsidRPr="00DD2428">
        <w:rPr>
          <w:rFonts w:hint="eastAsia"/>
          <w:sz w:val="24"/>
          <w:szCs w:val="24"/>
          <w:highlight w:val="yellow"/>
          <w:rPrChange w:id="301" w:author="Molly Wood" w:date="2016-05-30T18:47:00Z">
            <w:rPr>
              <w:rFonts w:hint="eastAsia"/>
              <w:sz w:val="24"/>
              <w:szCs w:val="24"/>
            </w:rPr>
          </w:rPrChange>
        </w:rPr>
        <w:t>例患者</w:t>
      </w:r>
      <w:del w:id="302" w:author="Molly Wood" w:date="2016-05-30T18:47:00Z">
        <w:r w:rsidRPr="00DD2428" w:rsidDel="000456E3">
          <w:rPr>
            <w:rFonts w:hint="eastAsia"/>
            <w:sz w:val="24"/>
            <w:szCs w:val="24"/>
            <w:highlight w:val="yellow"/>
            <w:rPrChange w:id="303" w:author="Molly Wood" w:date="2016-05-30T18:47:00Z">
              <w:rPr>
                <w:rFonts w:hint="eastAsia"/>
                <w:sz w:val="24"/>
                <w:szCs w:val="24"/>
              </w:rPr>
            </w:rPrChange>
          </w:rPr>
          <w:delText>进行更</w:delText>
        </w:r>
      </w:del>
      <w:r w:rsidRPr="00DD2428">
        <w:rPr>
          <w:rFonts w:hint="eastAsia"/>
          <w:sz w:val="24"/>
          <w:szCs w:val="24"/>
          <w:highlight w:val="yellow"/>
          <w:rPrChange w:id="304" w:author="Molly Wood" w:date="2016-05-30T18:47:00Z">
            <w:rPr>
              <w:rFonts w:hint="eastAsia"/>
              <w:sz w:val="24"/>
              <w:szCs w:val="24"/>
            </w:rPr>
          </w:rPrChange>
        </w:rPr>
        <w:t>强化治疗</w:t>
      </w:r>
      <w:r w:rsidRPr="00DD2428">
        <w:rPr>
          <w:sz w:val="24"/>
          <w:szCs w:val="24"/>
          <w:highlight w:val="yellow"/>
          <w:rPrChange w:id="305" w:author="Molly Wood" w:date="2016-05-30T18:47:00Z">
            <w:rPr>
              <w:sz w:val="24"/>
              <w:szCs w:val="24"/>
            </w:rPr>
          </w:rPrChange>
        </w:rPr>
        <w:t>5</w:t>
      </w:r>
      <w:r w:rsidRPr="00DD2428">
        <w:rPr>
          <w:rFonts w:hint="eastAsia"/>
          <w:sz w:val="24"/>
          <w:szCs w:val="24"/>
          <w:highlight w:val="yellow"/>
          <w:rPrChange w:id="306" w:author="Molly Wood" w:date="2016-05-30T18:47:00Z">
            <w:rPr>
              <w:rFonts w:hint="eastAsia"/>
              <w:sz w:val="24"/>
              <w:szCs w:val="24"/>
            </w:rPr>
          </w:rPrChange>
        </w:rPr>
        <w:t>年，</w:t>
      </w:r>
      <w:r w:rsidRPr="00DD2428">
        <w:rPr>
          <w:sz w:val="24"/>
          <w:szCs w:val="24"/>
          <w:highlight w:val="yellow"/>
          <w:rPrChange w:id="307" w:author="Molly Wood" w:date="2016-05-30T18:47:00Z">
            <w:rPr>
              <w:sz w:val="24"/>
              <w:szCs w:val="24"/>
            </w:rPr>
          </w:rPrChange>
        </w:rPr>
        <w:t>SBP/DBP</w:t>
      </w:r>
      <w:r w:rsidRPr="00DD2428">
        <w:rPr>
          <w:rFonts w:hint="eastAsia"/>
          <w:sz w:val="24"/>
          <w:szCs w:val="24"/>
          <w:highlight w:val="yellow"/>
          <w:rPrChange w:id="308" w:author="Molly Wood" w:date="2016-05-30T18:47:00Z">
            <w:rPr>
              <w:rFonts w:hint="eastAsia"/>
              <w:sz w:val="24"/>
              <w:szCs w:val="24"/>
            </w:rPr>
          </w:rPrChange>
        </w:rPr>
        <w:t>降低超过</w:t>
      </w:r>
      <w:r w:rsidRPr="00DD2428">
        <w:rPr>
          <w:sz w:val="24"/>
          <w:szCs w:val="24"/>
          <w:highlight w:val="yellow"/>
          <w:rPrChange w:id="309" w:author="Molly Wood" w:date="2016-05-30T18:47:00Z">
            <w:rPr>
              <w:sz w:val="24"/>
              <w:szCs w:val="24"/>
            </w:rPr>
          </w:rPrChange>
        </w:rPr>
        <w:t>10/5 mmHg</w:t>
      </w:r>
      <w:r w:rsidRPr="00DD2428">
        <w:rPr>
          <w:rFonts w:hint="eastAsia"/>
          <w:sz w:val="24"/>
          <w:szCs w:val="24"/>
          <w:highlight w:val="yellow"/>
          <w:rPrChange w:id="310" w:author="Molly Wood" w:date="2016-05-30T18:47:00Z">
            <w:rPr>
              <w:rFonts w:hint="eastAsia"/>
              <w:sz w:val="24"/>
              <w:szCs w:val="24"/>
            </w:rPr>
          </w:rPrChange>
        </w:rPr>
        <w:t>可导致</w:t>
      </w:r>
      <w:r w:rsidRPr="00DD2428">
        <w:rPr>
          <w:sz w:val="24"/>
          <w:szCs w:val="24"/>
          <w:highlight w:val="yellow"/>
          <w:rPrChange w:id="311" w:author="Molly Wood" w:date="2016-05-30T18:47:00Z">
            <w:rPr>
              <w:sz w:val="24"/>
              <w:szCs w:val="24"/>
            </w:rPr>
          </w:rPrChange>
        </w:rPr>
        <w:t>11</w:t>
      </w:r>
      <w:r w:rsidRPr="00DD2428">
        <w:rPr>
          <w:rFonts w:hint="eastAsia"/>
          <w:sz w:val="24"/>
          <w:szCs w:val="24"/>
          <w:highlight w:val="yellow"/>
          <w:rPrChange w:id="312" w:author="Molly Wood" w:date="2016-05-30T18:47:00Z">
            <w:rPr>
              <w:rFonts w:hint="eastAsia"/>
              <w:sz w:val="24"/>
              <w:szCs w:val="24"/>
            </w:rPr>
          </w:rPrChange>
        </w:rPr>
        <w:t>种主要心血管事件发生</w:t>
      </w:r>
      <w:ins w:id="313" w:author="Molly Wood" w:date="2016-05-30T18:47:00Z">
        <w:r w:rsidR="000456E3" w:rsidRPr="00DD2428">
          <w:rPr>
            <w:rFonts w:hint="eastAsia"/>
            <w:sz w:val="24"/>
            <w:szCs w:val="24"/>
            <w:highlight w:val="yellow"/>
            <w:rPrChange w:id="314" w:author="Molly Wood" w:date="2016-05-30T18:47:00Z">
              <w:rPr>
                <w:rFonts w:hint="eastAsia"/>
                <w:sz w:val="24"/>
                <w:szCs w:val="24"/>
              </w:rPr>
            </w:rPrChange>
          </w:rPr>
          <w:t>风险</w:t>
        </w:r>
      </w:ins>
      <w:r w:rsidRPr="00DD2428">
        <w:rPr>
          <w:rFonts w:hint="eastAsia"/>
          <w:sz w:val="24"/>
          <w:szCs w:val="24"/>
          <w:highlight w:val="yellow"/>
          <w:rPrChange w:id="315" w:author="Molly Wood" w:date="2016-05-30T18:47:00Z">
            <w:rPr>
              <w:rFonts w:hint="eastAsia"/>
              <w:sz w:val="24"/>
              <w:szCs w:val="24"/>
            </w:rPr>
          </w:rPrChange>
        </w:rPr>
        <w:t>显著</w:t>
      </w:r>
      <w:del w:id="316" w:author="Molly Wood" w:date="2016-05-30T18:47:00Z">
        <w:r w:rsidRPr="00DD2428" w:rsidDel="000456E3">
          <w:rPr>
            <w:rFonts w:hint="eastAsia"/>
            <w:sz w:val="24"/>
            <w:szCs w:val="24"/>
            <w:highlight w:val="yellow"/>
            <w:rPrChange w:id="317" w:author="Molly Wood" w:date="2016-05-30T18:47:00Z">
              <w:rPr>
                <w:rFonts w:hint="eastAsia"/>
                <w:sz w:val="24"/>
                <w:szCs w:val="24"/>
              </w:rPr>
            </w:rPrChange>
          </w:rPr>
          <w:delText>的绝对</w:delText>
        </w:r>
      </w:del>
      <w:r w:rsidRPr="00DD2428">
        <w:rPr>
          <w:rFonts w:hint="eastAsia"/>
          <w:sz w:val="24"/>
          <w:szCs w:val="24"/>
          <w:highlight w:val="yellow"/>
          <w:rPrChange w:id="318" w:author="Molly Wood" w:date="2016-05-30T18:47:00Z">
            <w:rPr>
              <w:rFonts w:hint="eastAsia"/>
              <w:sz w:val="24"/>
              <w:szCs w:val="24"/>
            </w:rPr>
          </w:rPrChange>
        </w:rPr>
        <w:t>减少，</w:t>
      </w:r>
      <w:r w:rsidRPr="00DD2428">
        <w:rPr>
          <w:sz w:val="24"/>
          <w:szCs w:val="24"/>
          <w:highlight w:val="yellow"/>
          <w:rPrChange w:id="319" w:author="Molly Wood" w:date="2016-05-30T18:47:00Z">
            <w:rPr>
              <w:sz w:val="24"/>
              <w:szCs w:val="24"/>
            </w:rPr>
          </w:rPrChange>
        </w:rPr>
        <w:t>NNT</w:t>
      </w:r>
      <w:r w:rsidRPr="00DD2428">
        <w:rPr>
          <w:rFonts w:hint="eastAsia"/>
          <w:sz w:val="24"/>
          <w:szCs w:val="24"/>
          <w:highlight w:val="yellow"/>
          <w:rPrChange w:id="320" w:author="Molly Wood" w:date="2016-05-30T18:47:00Z">
            <w:rPr>
              <w:rFonts w:hint="eastAsia"/>
              <w:sz w:val="24"/>
              <w:szCs w:val="24"/>
            </w:rPr>
          </w:rPrChange>
        </w:rPr>
        <w:t>为</w:t>
      </w:r>
      <w:r w:rsidRPr="00DD2428">
        <w:rPr>
          <w:sz w:val="24"/>
          <w:szCs w:val="24"/>
          <w:highlight w:val="yellow"/>
          <w:rPrChange w:id="321" w:author="Molly Wood" w:date="2016-05-30T18:47:00Z">
            <w:rPr>
              <w:sz w:val="24"/>
              <w:szCs w:val="24"/>
            </w:rPr>
          </w:rPrChange>
        </w:rPr>
        <w:t>91</w:t>
      </w:r>
      <w:r w:rsidRPr="00DD2428">
        <w:rPr>
          <w:rFonts w:hint="eastAsia"/>
          <w:sz w:val="24"/>
          <w:szCs w:val="24"/>
          <w:highlight w:val="yellow"/>
          <w:rPrChange w:id="322" w:author="Molly Wood" w:date="2016-05-30T18:47:00Z">
            <w:rPr>
              <w:rFonts w:hint="eastAsia"/>
              <w:sz w:val="24"/>
              <w:szCs w:val="24"/>
            </w:rPr>
          </w:rPrChange>
        </w:rPr>
        <w:t>例患者。</w:t>
      </w:r>
    </w:p>
    <w:p w14:paraId="3337F770" w14:textId="77777777" w:rsidR="0067239B" w:rsidRDefault="00367850">
      <w:pPr>
        <w:spacing w:line="360" w:lineRule="auto"/>
        <w:ind w:firstLineChars="200" w:firstLine="480"/>
        <w:rPr>
          <w:sz w:val="24"/>
          <w:szCs w:val="24"/>
        </w:rPr>
      </w:pPr>
      <w:r w:rsidRPr="00DD2428">
        <w:rPr>
          <w:rFonts w:hint="eastAsia"/>
          <w:sz w:val="24"/>
          <w:szCs w:val="24"/>
          <w:highlight w:val="yellow"/>
          <w:rPrChange w:id="323" w:author="Molly Wood" w:date="2016-05-30T18:52:00Z">
            <w:rPr>
              <w:rFonts w:hint="eastAsia"/>
              <w:sz w:val="24"/>
              <w:szCs w:val="24"/>
            </w:rPr>
          </w:rPrChange>
        </w:rPr>
        <w:t>在接受强化治疗的低中危患者中，残余风险</w:t>
      </w:r>
      <w:r w:rsidRPr="00DD2428">
        <w:rPr>
          <w:sz w:val="24"/>
          <w:szCs w:val="24"/>
          <w:highlight w:val="yellow"/>
          <w:vertAlign w:val="superscript"/>
          <w:rPrChange w:id="324" w:author="Molly Wood" w:date="2016-05-30T18:52:00Z">
            <w:rPr>
              <w:sz w:val="24"/>
              <w:szCs w:val="24"/>
              <w:vertAlign w:val="superscript"/>
            </w:rPr>
          </w:rPrChange>
        </w:rPr>
        <w:t>[33]</w:t>
      </w:r>
      <w:r w:rsidRPr="00DD2428">
        <w:rPr>
          <w:rFonts w:hint="eastAsia"/>
          <w:sz w:val="24"/>
          <w:szCs w:val="24"/>
          <w:highlight w:val="yellow"/>
          <w:rPrChange w:id="325" w:author="Molly Wood" w:date="2016-05-30T18:52:00Z">
            <w:rPr>
              <w:rFonts w:hint="eastAsia"/>
              <w:sz w:val="24"/>
              <w:szCs w:val="24"/>
            </w:rPr>
          </w:rPrChange>
        </w:rPr>
        <w:t>仍保持在合理的低位（尽管进行了</w:t>
      </w:r>
      <w:r w:rsidRPr="00DD2428">
        <w:rPr>
          <w:sz w:val="24"/>
          <w:szCs w:val="24"/>
          <w:highlight w:val="yellow"/>
          <w:rPrChange w:id="326" w:author="Molly Wood" w:date="2016-05-30T18:52:00Z">
            <w:rPr>
              <w:sz w:val="24"/>
              <w:szCs w:val="24"/>
            </w:rPr>
          </w:rPrChange>
        </w:rPr>
        <w:t>5</w:t>
      </w:r>
      <w:r w:rsidRPr="00DD2428">
        <w:rPr>
          <w:rFonts w:hint="eastAsia"/>
          <w:sz w:val="24"/>
          <w:szCs w:val="24"/>
          <w:highlight w:val="yellow"/>
          <w:rPrChange w:id="327" w:author="Molly Wood" w:date="2016-05-30T18:52:00Z">
            <w:rPr>
              <w:rFonts w:hint="eastAsia"/>
              <w:sz w:val="24"/>
              <w:szCs w:val="24"/>
            </w:rPr>
          </w:rPrChange>
        </w:rPr>
        <w:t>年的强化治疗，但每</w:t>
      </w:r>
      <w:r w:rsidRPr="00DD2428">
        <w:rPr>
          <w:sz w:val="24"/>
          <w:szCs w:val="24"/>
          <w:highlight w:val="yellow"/>
          <w:rPrChange w:id="328" w:author="Molly Wood" w:date="2016-05-30T18:52:00Z">
            <w:rPr>
              <w:sz w:val="24"/>
              <w:szCs w:val="24"/>
            </w:rPr>
          </w:rPrChange>
        </w:rPr>
        <w:t>1000</w:t>
      </w:r>
      <w:r w:rsidRPr="00DD2428">
        <w:rPr>
          <w:rFonts w:hint="eastAsia"/>
          <w:sz w:val="24"/>
          <w:szCs w:val="24"/>
          <w:highlight w:val="yellow"/>
          <w:rPrChange w:id="329" w:author="Molly Wood" w:date="2016-05-30T18:52:00Z">
            <w:rPr>
              <w:rFonts w:hint="eastAsia"/>
              <w:sz w:val="24"/>
              <w:szCs w:val="24"/>
            </w:rPr>
          </w:rPrChange>
        </w:rPr>
        <w:t>例患者发生</w:t>
      </w:r>
      <w:r w:rsidRPr="00DD2428">
        <w:rPr>
          <w:sz w:val="24"/>
          <w:szCs w:val="24"/>
          <w:highlight w:val="yellow"/>
          <w:rPrChange w:id="330" w:author="Molly Wood" w:date="2016-05-30T18:52:00Z">
            <w:rPr>
              <w:sz w:val="24"/>
              <w:szCs w:val="24"/>
            </w:rPr>
          </w:rPrChange>
        </w:rPr>
        <w:t>25</w:t>
      </w:r>
      <w:r w:rsidRPr="00DD2428">
        <w:rPr>
          <w:rFonts w:hint="eastAsia"/>
          <w:sz w:val="24"/>
          <w:szCs w:val="24"/>
          <w:highlight w:val="yellow"/>
          <w:rPrChange w:id="331" w:author="Molly Wood" w:date="2016-05-30T18:52:00Z">
            <w:rPr>
              <w:rFonts w:hint="eastAsia"/>
              <w:sz w:val="24"/>
              <w:szCs w:val="24"/>
            </w:rPr>
          </w:rPrChange>
        </w:rPr>
        <w:t>次主要心血管事件），显著低于</w:t>
      </w:r>
      <w:r w:rsidRPr="00DD2428">
        <w:rPr>
          <w:sz w:val="24"/>
          <w:szCs w:val="24"/>
          <w:highlight w:val="yellow"/>
          <w:rPrChange w:id="332" w:author="Molly Wood" w:date="2016-05-30T18:52:00Z">
            <w:rPr>
              <w:sz w:val="24"/>
              <w:szCs w:val="24"/>
            </w:rPr>
          </w:rPrChange>
        </w:rPr>
        <w:t>SBP/DBP</w:t>
      </w:r>
      <w:r w:rsidRPr="00DD2428">
        <w:rPr>
          <w:rFonts w:hint="eastAsia"/>
          <w:sz w:val="24"/>
          <w:szCs w:val="24"/>
          <w:highlight w:val="yellow"/>
          <w:rPrChange w:id="333" w:author="Molly Wood" w:date="2016-05-30T18:52:00Z">
            <w:rPr>
              <w:rFonts w:hint="eastAsia"/>
              <w:sz w:val="24"/>
              <w:szCs w:val="24"/>
            </w:rPr>
          </w:rPrChange>
        </w:rPr>
        <w:t>降低程度相同的高危和很高危患者（分别为</w:t>
      </w:r>
      <w:r w:rsidRPr="00DD2428">
        <w:rPr>
          <w:sz w:val="24"/>
          <w:szCs w:val="24"/>
          <w:highlight w:val="yellow"/>
          <w:rPrChange w:id="334" w:author="Molly Wood" w:date="2016-05-30T18:52:00Z">
            <w:rPr>
              <w:sz w:val="24"/>
              <w:szCs w:val="24"/>
            </w:rPr>
          </w:rPrChange>
        </w:rPr>
        <w:t>117</w:t>
      </w:r>
      <w:r w:rsidRPr="00DD2428">
        <w:rPr>
          <w:rFonts w:hint="eastAsia"/>
          <w:sz w:val="24"/>
          <w:szCs w:val="24"/>
          <w:highlight w:val="yellow"/>
          <w:rPrChange w:id="335" w:author="Molly Wood" w:date="2016-05-30T18:52:00Z">
            <w:rPr>
              <w:rFonts w:hint="eastAsia"/>
              <w:sz w:val="24"/>
              <w:szCs w:val="24"/>
            </w:rPr>
          </w:rPrChange>
        </w:rPr>
        <w:t>和</w:t>
      </w:r>
      <w:r w:rsidRPr="00DD2428">
        <w:rPr>
          <w:sz w:val="24"/>
          <w:szCs w:val="24"/>
          <w:highlight w:val="yellow"/>
          <w:rPrChange w:id="336" w:author="Molly Wood" w:date="2016-05-30T18:52:00Z">
            <w:rPr>
              <w:sz w:val="24"/>
              <w:szCs w:val="24"/>
            </w:rPr>
          </w:rPrChange>
        </w:rPr>
        <w:t>195</w:t>
      </w:r>
      <w:r w:rsidRPr="00DD2428">
        <w:rPr>
          <w:rFonts w:hint="eastAsia"/>
          <w:sz w:val="24"/>
          <w:szCs w:val="24"/>
          <w:highlight w:val="yellow"/>
          <w:rPrChange w:id="337" w:author="Molly Wood" w:date="2016-05-30T18:52:00Z">
            <w:rPr>
              <w:rFonts w:hint="eastAsia"/>
              <w:sz w:val="24"/>
              <w:szCs w:val="24"/>
            </w:rPr>
          </w:rPrChange>
        </w:rPr>
        <w:t>次事件；比值比分别为</w:t>
      </w:r>
      <w:r w:rsidRPr="00DD2428">
        <w:rPr>
          <w:sz w:val="24"/>
          <w:szCs w:val="24"/>
          <w:highlight w:val="yellow"/>
          <w:rPrChange w:id="338" w:author="Molly Wood" w:date="2016-05-30T18:52:00Z">
            <w:rPr>
              <w:sz w:val="24"/>
              <w:szCs w:val="24"/>
            </w:rPr>
          </w:rPrChange>
        </w:rPr>
        <w:t>2.5</w:t>
      </w:r>
      <w:r w:rsidRPr="00DD2428">
        <w:rPr>
          <w:rFonts w:hint="eastAsia"/>
          <w:sz w:val="24"/>
          <w:szCs w:val="24"/>
          <w:highlight w:val="yellow"/>
          <w:rPrChange w:id="339" w:author="Molly Wood" w:date="2016-05-30T18:52:00Z">
            <w:rPr>
              <w:rFonts w:hint="eastAsia"/>
              <w:sz w:val="24"/>
              <w:szCs w:val="24"/>
            </w:rPr>
          </w:rPrChange>
        </w:rPr>
        <w:t>和</w:t>
      </w:r>
      <w:r w:rsidRPr="00DD2428">
        <w:rPr>
          <w:sz w:val="24"/>
          <w:szCs w:val="24"/>
          <w:highlight w:val="yellow"/>
          <w:rPrChange w:id="340" w:author="Molly Wood" w:date="2016-05-30T18:52:00Z">
            <w:rPr>
              <w:sz w:val="24"/>
              <w:szCs w:val="24"/>
            </w:rPr>
          </w:rPrChange>
        </w:rPr>
        <w:t>8.0</w:t>
      </w:r>
      <w:r w:rsidRPr="00DD2428">
        <w:rPr>
          <w:rFonts w:hint="eastAsia"/>
          <w:sz w:val="24"/>
          <w:szCs w:val="24"/>
          <w:highlight w:val="yellow"/>
          <w:rPrChange w:id="341" w:author="Molly Wood" w:date="2016-05-30T18:52:00Z">
            <w:rPr>
              <w:rFonts w:hint="eastAsia"/>
              <w:sz w:val="24"/>
              <w:szCs w:val="24"/>
            </w:rPr>
          </w:rPrChange>
        </w:rPr>
        <w:t>）（图</w:t>
      </w:r>
      <w:r w:rsidRPr="00DD2428">
        <w:rPr>
          <w:sz w:val="24"/>
          <w:szCs w:val="24"/>
          <w:highlight w:val="yellow"/>
          <w:rPrChange w:id="342" w:author="Molly Wood" w:date="2016-05-30T18:52:00Z">
            <w:rPr>
              <w:sz w:val="24"/>
              <w:szCs w:val="24"/>
            </w:rPr>
          </w:rPrChange>
        </w:rPr>
        <w:t>3</w:t>
      </w:r>
      <w:r w:rsidRPr="00DD2428">
        <w:rPr>
          <w:rFonts w:hint="eastAsia"/>
          <w:sz w:val="24"/>
          <w:szCs w:val="24"/>
          <w:highlight w:val="yellow"/>
          <w:rPrChange w:id="343" w:author="Molly Wood" w:date="2016-05-30T18:52:00Z">
            <w:rPr>
              <w:rFonts w:hint="eastAsia"/>
              <w:sz w:val="24"/>
              <w:szCs w:val="24"/>
            </w:rPr>
          </w:rPrChange>
        </w:rPr>
        <w:t>）。</w:t>
      </w:r>
    </w:p>
    <w:p w14:paraId="051C42A2" w14:textId="77777777" w:rsidR="0067239B" w:rsidRDefault="00367850">
      <w:pPr>
        <w:spacing w:line="360" w:lineRule="auto"/>
        <w:ind w:firstLineChars="200" w:firstLine="480"/>
        <w:rPr>
          <w:sz w:val="24"/>
          <w:szCs w:val="24"/>
        </w:rPr>
      </w:pPr>
      <w:r>
        <w:rPr>
          <w:rFonts w:hint="eastAsia"/>
          <w:sz w:val="24"/>
          <w:szCs w:val="24"/>
        </w:rPr>
        <w:t>强化降压治疗</w:t>
      </w:r>
      <w:del w:id="344" w:author="Molly Wood" w:date="2016-05-30T22:25:00Z">
        <w:r w:rsidDel="00DE2482">
          <w:rPr>
            <w:rFonts w:hint="eastAsia"/>
            <w:sz w:val="24"/>
            <w:szCs w:val="24"/>
          </w:rPr>
          <w:delText>表现出来</w:delText>
        </w:r>
      </w:del>
      <w:r>
        <w:rPr>
          <w:rFonts w:hint="eastAsia"/>
          <w:sz w:val="24"/>
          <w:szCs w:val="24"/>
        </w:rPr>
        <w:t>的显著</w:t>
      </w:r>
      <w:ins w:id="345" w:author="Molly Wood" w:date="2016-05-30T22:26:00Z">
        <w:r w:rsidR="00DE2482">
          <w:rPr>
            <w:sz w:val="24"/>
            <w:szCs w:val="24"/>
          </w:rPr>
          <w:t>获益</w:t>
        </w:r>
      </w:ins>
      <w:del w:id="346" w:author="Molly Wood" w:date="2016-05-30T22:26:00Z">
        <w:r w:rsidDel="00DE2482">
          <w:rPr>
            <w:rFonts w:hint="eastAsia"/>
            <w:sz w:val="24"/>
            <w:szCs w:val="24"/>
          </w:rPr>
          <w:delText>益处</w:delText>
        </w:r>
      </w:del>
      <w:r>
        <w:rPr>
          <w:rFonts w:hint="eastAsia"/>
          <w:sz w:val="24"/>
          <w:szCs w:val="24"/>
        </w:rPr>
        <w:t>并不意味着</w:t>
      </w:r>
      <w:del w:id="347" w:author="Molly Wood" w:date="2016-05-30T22:26:00Z">
        <w:r w:rsidDel="00DE2482">
          <w:rPr>
            <w:rFonts w:hint="eastAsia"/>
            <w:sz w:val="24"/>
            <w:szCs w:val="24"/>
          </w:rPr>
          <w:delText>达到的</w:delText>
        </w:r>
      </w:del>
      <w:ins w:id="348" w:author="Molly Wood" w:date="2016-05-30T22:26:00Z">
        <w:r w:rsidR="00DE2482">
          <w:rPr>
            <w:sz w:val="24"/>
            <w:szCs w:val="24"/>
          </w:rPr>
          <w:t>目标</w:t>
        </w:r>
      </w:ins>
      <w:r>
        <w:rPr>
          <w:rFonts w:hint="eastAsia"/>
          <w:sz w:val="24"/>
          <w:szCs w:val="24"/>
        </w:rPr>
        <w:t>血压越低，患者的获益越大</w:t>
      </w:r>
      <w:r>
        <w:rPr>
          <w:sz w:val="24"/>
          <w:szCs w:val="24"/>
          <w:vertAlign w:val="superscript"/>
        </w:rPr>
        <w:t>[56]</w:t>
      </w:r>
      <w:r>
        <w:rPr>
          <w:rFonts w:hint="eastAsia"/>
          <w:sz w:val="24"/>
          <w:szCs w:val="24"/>
        </w:rPr>
        <w:t>。最近几年，</w:t>
      </w:r>
      <w:ins w:id="349" w:author="Molly Wood" w:date="2016-05-30T22:27:00Z">
        <w:r w:rsidR="00DE2482">
          <w:rPr>
            <w:rFonts w:hint="eastAsia"/>
            <w:sz w:val="24"/>
            <w:szCs w:val="24"/>
          </w:rPr>
          <w:t>有关</w:t>
        </w:r>
      </w:ins>
      <w:r>
        <w:rPr>
          <w:rFonts w:hint="eastAsia"/>
          <w:sz w:val="24"/>
          <w:szCs w:val="24"/>
        </w:rPr>
        <w:t>治疗</w:t>
      </w:r>
      <w:ins w:id="350" w:author="Molly Wood" w:date="2016-05-30T22:27:00Z">
        <w:r w:rsidR="00DE2482">
          <w:rPr>
            <w:sz w:val="24"/>
            <w:szCs w:val="24"/>
          </w:rPr>
          <w:t>的</w:t>
        </w:r>
      </w:ins>
      <w:del w:id="351" w:author="Molly Wood" w:date="2016-05-30T22:26:00Z">
        <w:r w:rsidDel="00DE2482">
          <w:rPr>
            <w:rFonts w:hint="eastAsia"/>
            <w:sz w:val="24"/>
            <w:szCs w:val="24"/>
          </w:rPr>
          <w:delText>要达到的</w:delText>
        </w:r>
      </w:del>
      <w:r>
        <w:rPr>
          <w:rFonts w:hint="eastAsia"/>
          <w:sz w:val="24"/>
          <w:szCs w:val="24"/>
        </w:rPr>
        <w:t>最佳</w:t>
      </w:r>
      <w:ins w:id="352" w:author="Molly Wood" w:date="2016-05-30T22:26:00Z">
        <w:r w:rsidR="00DE2482">
          <w:rPr>
            <w:rFonts w:hint="eastAsia"/>
            <w:sz w:val="24"/>
            <w:szCs w:val="24"/>
          </w:rPr>
          <w:t>目标</w:t>
        </w:r>
      </w:ins>
      <w:r>
        <w:rPr>
          <w:rFonts w:hint="eastAsia"/>
          <w:sz w:val="24"/>
          <w:szCs w:val="24"/>
        </w:rPr>
        <w:t>血压（尤其是</w:t>
      </w:r>
      <w:r>
        <w:rPr>
          <w:rFonts w:hint="eastAsia"/>
          <w:sz w:val="24"/>
          <w:szCs w:val="24"/>
        </w:rPr>
        <w:t>SBP</w:t>
      </w:r>
      <w:r>
        <w:rPr>
          <w:rFonts w:hint="eastAsia"/>
          <w:sz w:val="24"/>
          <w:szCs w:val="24"/>
        </w:rPr>
        <w:t>）</w:t>
      </w:r>
      <w:del w:id="353" w:author="Molly Wood" w:date="2016-05-30T22:27:00Z">
        <w:r w:rsidDel="00DE2482">
          <w:rPr>
            <w:rFonts w:hint="eastAsia"/>
            <w:sz w:val="24"/>
            <w:szCs w:val="24"/>
          </w:rPr>
          <w:delText>水平的问题</w:delText>
        </w:r>
      </w:del>
      <w:r>
        <w:rPr>
          <w:rFonts w:hint="eastAsia"/>
          <w:sz w:val="24"/>
          <w:szCs w:val="24"/>
        </w:rPr>
        <w:t>广受争议</w:t>
      </w:r>
      <w:r>
        <w:rPr>
          <w:sz w:val="24"/>
          <w:szCs w:val="24"/>
          <w:vertAlign w:val="superscript"/>
        </w:rPr>
        <w:t>[57]</w:t>
      </w:r>
      <w:r>
        <w:rPr>
          <w:rFonts w:hint="eastAsia"/>
          <w:sz w:val="24"/>
          <w:szCs w:val="24"/>
        </w:rPr>
        <w:t>，而大多数最新的指南</w:t>
      </w:r>
      <w:r>
        <w:rPr>
          <w:sz w:val="24"/>
          <w:szCs w:val="24"/>
          <w:vertAlign w:val="superscript"/>
        </w:rPr>
        <w:t>[58-60]</w:t>
      </w:r>
      <w:r>
        <w:rPr>
          <w:rFonts w:hint="eastAsia"/>
          <w:sz w:val="24"/>
          <w:szCs w:val="24"/>
        </w:rPr>
        <w:t>均持如下观点，即目前有足够</w:t>
      </w:r>
      <w:ins w:id="354" w:author="Molly Wood" w:date="2016-05-30T22:28:00Z">
        <w:r w:rsidR="00DE2482">
          <w:rPr>
            <w:sz w:val="24"/>
            <w:szCs w:val="24"/>
          </w:rPr>
          <w:t>的</w:t>
        </w:r>
      </w:ins>
      <w:del w:id="355" w:author="Molly Wood" w:date="2016-05-30T22:28:00Z">
        <w:r w:rsidDel="00DE2482">
          <w:rPr>
            <w:rFonts w:hint="eastAsia"/>
            <w:sz w:val="24"/>
            <w:szCs w:val="24"/>
          </w:rPr>
          <w:delText>的基于</w:delText>
        </w:r>
      </w:del>
      <w:r>
        <w:rPr>
          <w:rFonts w:hint="eastAsia"/>
          <w:sz w:val="24"/>
          <w:szCs w:val="24"/>
        </w:rPr>
        <w:t>试验</w:t>
      </w:r>
      <w:del w:id="356" w:author="Molly Wood" w:date="2016-05-30T22:28:00Z">
        <w:r w:rsidDel="00DE2482">
          <w:rPr>
            <w:rFonts w:hint="eastAsia"/>
            <w:sz w:val="24"/>
            <w:szCs w:val="24"/>
          </w:rPr>
          <w:delText>的</w:delText>
        </w:r>
      </w:del>
      <w:r>
        <w:rPr>
          <w:rFonts w:hint="eastAsia"/>
          <w:sz w:val="24"/>
          <w:szCs w:val="24"/>
        </w:rPr>
        <w:t>证据支持</w:t>
      </w:r>
      <w:r>
        <w:rPr>
          <w:rFonts w:hint="eastAsia"/>
          <w:sz w:val="24"/>
          <w:szCs w:val="24"/>
        </w:rPr>
        <w:t>SBP</w:t>
      </w:r>
      <w:r>
        <w:rPr>
          <w:rFonts w:hint="eastAsia"/>
          <w:sz w:val="24"/>
          <w:szCs w:val="24"/>
        </w:rPr>
        <w:t>目标为</w:t>
      </w:r>
      <w:r>
        <w:rPr>
          <w:rFonts w:hint="eastAsia"/>
          <w:sz w:val="24"/>
          <w:szCs w:val="24"/>
        </w:rPr>
        <w:t>&lt;</w:t>
      </w:r>
      <w:r>
        <w:rPr>
          <w:sz w:val="24"/>
          <w:szCs w:val="24"/>
        </w:rPr>
        <w:t>140 mmHg</w:t>
      </w:r>
      <w:r>
        <w:rPr>
          <w:rFonts w:hint="eastAsia"/>
          <w:sz w:val="24"/>
          <w:szCs w:val="24"/>
        </w:rPr>
        <w:t>，而</w:t>
      </w:r>
      <w:r>
        <w:rPr>
          <w:rFonts w:hint="eastAsia"/>
          <w:sz w:val="24"/>
          <w:szCs w:val="24"/>
        </w:rPr>
        <w:t>SBP</w:t>
      </w:r>
      <w:r>
        <w:rPr>
          <w:rFonts w:hint="eastAsia"/>
          <w:sz w:val="24"/>
          <w:szCs w:val="24"/>
        </w:rPr>
        <w:t>目标</w:t>
      </w:r>
      <w:r>
        <w:rPr>
          <w:rFonts w:hint="eastAsia"/>
          <w:sz w:val="24"/>
          <w:szCs w:val="24"/>
        </w:rPr>
        <w:t>&lt;</w:t>
      </w:r>
      <w:r>
        <w:rPr>
          <w:sz w:val="24"/>
          <w:szCs w:val="24"/>
        </w:rPr>
        <w:t>130 mmHg</w:t>
      </w:r>
      <w:r>
        <w:rPr>
          <w:rFonts w:hint="eastAsia"/>
          <w:sz w:val="24"/>
          <w:szCs w:val="24"/>
        </w:rPr>
        <w:t>则没有这种证据支持。指南</w:t>
      </w:r>
      <w:del w:id="357" w:author="Molly Wood" w:date="2016-05-30T22:28:00Z">
        <w:r w:rsidDel="00DE2482">
          <w:rPr>
            <w:rFonts w:hint="eastAsia"/>
            <w:sz w:val="24"/>
            <w:szCs w:val="24"/>
          </w:rPr>
          <w:delText>清楚</w:delText>
        </w:r>
      </w:del>
      <w:ins w:id="358" w:author="Molly Wood" w:date="2016-05-30T22:28:00Z">
        <w:r w:rsidR="00DE2482">
          <w:rPr>
            <w:sz w:val="24"/>
            <w:szCs w:val="24"/>
          </w:rPr>
          <w:t>明确</w:t>
        </w:r>
      </w:ins>
      <w:del w:id="359" w:author="Molly Wood" w:date="2016-05-30T22:28:00Z">
        <w:r w:rsidDel="00DE2482">
          <w:rPr>
            <w:rFonts w:hint="eastAsia"/>
            <w:sz w:val="24"/>
            <w:szCs w:val="24"/>
          </w:rPr>
          <w:delText>地</w:delText>
        </w:r>
      </w:del>
      <w:r>
        <w:rPr>
          <w:rFonts w:hint="eastAsia"/>
          <w:sz w:val="24"/>
          <w:szCs w:val="24"/>
        </w:rPr>
        <w:t>指出，缺少证据并不意味着</w:t>
      </w:r>
      <w:r w:rsidR="00476128">
        <w:rPr>
          <w:rFonts w:hint="eastAsia"/>
          <w:sz w:val="24"/>
          <w:szCs w:val="24"/>
        </w:rPr>
        <w:t>相反的</w:t>
      </w:r>
      <w:r>
        <w:rPr>
          <w:rFonts w:hint="eastAsia"/>
          <w:sz w:val="24"/>
          <w:szCs w:val="24"/>
        </w:rPr>
        <w:t>证据，实际上有些指南</w:t>
      </w:r>
      <w:r>
        <w:rPr>
          <w:sz w:val="24"/>
          <w:szCs w:val="24"/>
          <w:vertAlign w:val="superscript"/>
        </w:rPr>
        <w:t>[58]</w:t>
      </w:r>
      <w:r>
        <w:rPr>
          <w:rFonts w:hint="eastAsia"/>
          <w:sz w:val="24"/>
          <w:szCs w:val="24"/>
        </w:rPr>
        <w:t>推荐进一步探讨最佳</w:t>
      </w:r>
      <w:ins w:id="360" w:author="Molly Wood" w:date="2016-05-30T22:28:00Z">
        <w:r w:rsidR="00DE2482">
          <w:rPr>
            <w:sz w:val="24"/>
            <w:szCs w:val="24"/>
          </w:rPr>
          <w:t>目标</w:t>
        </w:r>
      </w:ins>
      <w:r>
        <w:rPr>
          <w:rFonts w:hint="eastAsia"/>
          <w:sz w:val="24"/>
          <w:szCs w:val="24"/>
        </w:rPr>
        <w:t>血压</w:t>
      </w:r>
      <w:del w:id="361" w:author="Molly Wood" w:date="2016-05-30T22:29:00Z">
        <w:r w:rsidDel="00DE2482">
          <w:rPr>
            <w:rFonts w:hint="eastAsia"/>
            <w:sz w:val="24"/>
            <w:szCs w:val="24"/>
          </w:rPr>
          <w:delText>目标</w:delText>
        </w:r>
      </w:del>
      <w:r>
        <w:rPr>
          <w:rFonts w:hint="eastAsia"/>
          <w:sz w:val="24"/>
          <w:szCs w:val="24"/>
        </w:rPr>
        <w:t>的问题。</w:t>
      </w:r>
      <w:r w:rsidRPr="00DE2482">
        <w:rPr>
          <w:rFonts w:hint="eastAsia"/>
          <w:sz w:val="24"/>
          <w:szCs w:val="24"/>
          <w:highlight w:val="yellow"/>
          <w:rPrChange w:id="362" w:author="Molly Wood" w:date="2016-05-30T22:29:00Z">
            <w:rPr>
              <w:rFonts w:hint="eastAsia"/>
              <w:sz w:val="24"/>
              <w:szCs w:val="24"/>
            </w:rPr>
          </w:rPrChange>
        </w:rPr>
        <w:t>作为对这种邀请的回应</w:t>
      </w:r>
      <w:r>
        <w:rPr>
          <w:rFonts w:hint="eastAsia"/>
          <w:sz w:val="24"/>
          <w:szCs w:val="24"/>
        </w:rPr>
        <w:t>，我们在</w:t>
      </w:r>
      <w:r>
        <w:rPr>
          <w:rFonts w:hint="eastAsia"/>
          <w:sz w:val="24"/>
          <w:szCs w:val="24"/>
        </w:rPr>
        <w:t>2014</w:t>
      </w:r>
      <w:r>
        <w:rPr>
          <w:rFonts w:hint="eastAsia"/>
          <w:sz w:val="24"/>
          <w:szCs w:val="24"/>
        </w:rPr>
        <w:t>年发表了一项对降</w:t>
      </w:r>
      <w:del w:id="363" w:author="Molly Wood" w:date="2016-05-30T22:29:00Z">
        <w:r w:rsidDel="00DE2482">
          <w:rPr>
            <w:rFonts w:hint="eastAsia"/>
            <w:sz w:val="24"/>
            <w:szCs w:val="24"/>
          </w:rPr>
          <w:delText>血</w:delText>
        </w:r>
      </w:del>
      <w:r>
        <w:rPr>
          <w:rFonts w:hint="eastAsia"/>
          <w:sz w:val="24"/>
          <w:szCs w:val="24"/>
        </w:rPr>
        <w:t>压试验的荟萃分析，</w:t>
      </w:r>
      <w:ins w:id="364" w:author="Molly Wood" w:date="2016-05-30T22:36:00Z">
        <w:r w:rsidR="00593A28">
          <w:rPr>
            <w:sz w:val="24"/>
            <w:szCs w:val="24"/>
          </w:rPr>
          <w:t>将</w:t>
        </w:r>
      </w:ins>
      <w:r>
        <w:rPr>
          <w:rFonts w:hint="eastAsia"/>
          <w:sz w:val="24"/>
          <w:szCs w:val="24"/>
        </w:rPr>
        <w:t>这些试验根据</w:t>
      </w:r>
      <w:del w:id="365" w:author="Molly Wood" w:date="2016-05-30T22:36:00Z">
        <w:r w:rsidDel="00593A28">
          <w:rPr>
            <w:rFonts w:hint="eastAsia"/>
            <w:sz w:val="24"/>
            <w:szCs w:val="24"/>
          </w:rPr>
          <w:delText>治疗达到的</w:delText>
        </w:r>
      </w:del>
      <w:r>
        <w:rPr>
          <w:rFonts w:hint="eastAsia"/>
          <w:sz w:val="24"/>
          <w:szCs w:val="24"/>
        </w:rPr>
        <w:t>不同</w:t>
      </w:r>
      <w:ins w:id="366" w:author="Molly Wood" w:date="2016-05-30T22:36:00Z">
        <w:r w:rsidR="00593A28">
          <w:rPr>
            <w:sz w:val="24"/>
            <w:szCs w:val="24"/>
          </w:rPr>
          <w:t>的目标</w:t>
        </w:r>
      </w:ins>
      <w:r>
        <w:rPr>
          <w:rFonts w:hint="eastAsia"/>
          <w:sz w:val="24"/>
          <w:szCs w:val="24"/>
        </w:rPr>
        <w:t>SBP</w:t>
      </w:r>
      <w:r>
        <w:rPr>
          <w:rFonts w:hint="eastAsia"/>
          <w:sz w:val="24"/>
          <w:szCs w:val="24"/>
        </w:rPr>
        <w:t>（和</w:t>
      </w:r>
      <w:r>
        <w:rPr>
          <w:rFonts w:hint="eastAsia"/>
          <w:sz w:val="24"/>
          <w:szCs w:val="24"/>
        </w:rPr>
        <w:t>DBP</w:t>
      </w:r>
      <w:r>
        <w:rPr>
          <w:rFonts w:hint="eastAsia"/>
          <w:sz w:val="24"/>
          <w:szCs w:val="24"/>
        </w:rPr>
        <w:t>）水平</w:t>
      </w:r>
      <w:ins w:id="367" w:author="Molly Wood" w:date="2016-05-30T22:36:00Z">
        <w:r w:rsidR="00593A28">
          <w:rPr>
            <w:sz w:val="24"/>
            <w:szCs w:val="24"/>
          </w:rPr>
          <w:t>进行</w:t>
        </w:r>
      </w:ins>
      <w:r>
        <w:rPr>
          <w:rFonts w:hint="eastAsia"/>
          <w:sz w:val="24"/>
          <w:szCs w:val="24"/>
        </w:rPr>
        <w:t>分层，发现</w:t>
      </w:r>
      <w:del w:id="368" w:author="Molly Wood" w:date="2016-05-30T22:36:00Z">
        <w:r w:rsidDel="00593A28">
          <w:rPr>
            <w:rFonts w:hint="eastAsia"/>
            <w:sz w:val="24"/>
            <w:szCs w:val="24"/>
          </w:rPr>
          <w:delText>使</w:delText>
        </w:r>
      </w:del>
      <w:r>
        <w:rPr>
          <w:rFonts w:hint="eastAsia"/>
          <w:sz w:val="24"/>
          <w:szCs w:val="24"/>
        </w:rPr>
        <w:t>SBP</w:t>
      </w:r>
      <w:r>
        <w:rPr>
          <w:rFonts w:hint="eastAsia"/>
          <w:sz w:val="24"/>
          <w:szCs w:val="24"/>
        </w:rPr>
        <w:t>略低于</w:t>
      </w:r>
      <w:r>
        <w:rPr>
          <w:sz w:val="24"/>
          <w:szCs w:val="24"/>
        </w:rPr>
        <w:t>130 mmHg</w:t>
      </w:r>
      <w:r>
        <w:rPr>
          <w:rFonts w:hint="eastAsia"/>
          <w:sz w:val="24"/>
          <w:szCs w:val="24"/>
        </w:rPr>
        <w:t>的临界值（</w:t>
      </w:r>
      <w:r>
        <w:rPr>
          <w:sz w:val="24"/>
          <w:szCs w:val="24"/>
        </w:rPr>
        <w:t>127 vs. 137 mmHg</w:t>
      </w:r>
      <w:r>
        <w:rPr>
          <w:rFonts w:hint="eastAsia"/>
          <w:sz w:val="24"/>
          <w:szCs w:val="24"/>
        </w:rPr>
        <w:t>）与卒中的发生显著减少相关</w:t>
      </w:r>
      <w:r>
        <w:rPr>
          <w:sz w:val="24"/>
          <w:szCs w:val="24"/>
        </w:rPr>
        <w:t>，与</w:t>
      </w:r>
      <w:r>
        <w:rPr>
          <w:rFonts w:hint="eastAsia"/>
          <w:sz w:val="24"/>
          <w:szCs w:val="24"/>
        </w:rPr>
        <w:t>全因死亡减少的相关性有临界统计学</w:t>
      </w:r>
      <w:r>
        <w:rPr>
          <w:sz w:val="24"/>
          <w:szCs w:val="24"/>
        </w:rPr>
        <w:t>意义</w:t>
      </w:r>
      <w:r>
        <w:rPr>
          <w:rFonts w:hint="eastAsia"/>
          <w:sz w:val="24"/>
          <w:szCs w:val="24"/>
        </w:rPr>
        <w:t>，但</w:t>
      </w:r>
      <w:r>
        <w:rPr>
          <w:rFonts w:hint="eastAsia"/>
          <w:sz w:val="24"/>
          <w:szCs w:val="24"/>
        </w:rPr>
        <w:t>CHD</w:t>
      </w:r>
      <w:r>
        <w:rPr>
          <w:rFonts w:hint="eastAsia"/>
          <w:sz w:val="24"/>
          <w:szCs w:val="24"/>
        </w:rPr>
        <w:t>、心力衰竭和心血管死亡的减少未达到统计学意义</w:t>
      </w:r>
      <w:r>
        <w:rPr>
          <w:sz w:val="24"/>
          <w:szCs w:val="24"/>
          <w:vertAlign w:val="superscript"/>
        </w:rPr>
        <w:t>[22]</w:t>
      </w:r>
      <w:r>
        <w:rPr>
          <w:rFonts w:hint="eastAsia"/>
          <w:sz w:val="24"/>
          <w:szCs w:val="24"/>
        </w:rPr>
        <w:t>。</w:t>
      </w:r>
    </w:p>
    <w:p w14:paraId="2834E425" w14:textId="77777777" w:rsidR="0067239B" w:rsidRDefault="00367850">
      <w:pPr>
        <w:spacing w:line="360" w:lineRule="auto"/>
        <w:ind w:firstLineChars="200" w:firstLine="480"/>
        <w:rPr>
          <w:sz w:val="24"/>
          <w:szCs w:val="24"/>
        </w:rPr>
      </w:pPr>
      <w:r w:rsidRPr="00593A28">
        <w:rPr>
          <w:rFonts w:hint="eastAsia"/>
          <w:sz w:val="24"/>
          <w:szCs w:val="24"/>
          <w:highlight w:val="yellow"/>
          <w:rPrChange w:id="369" w:author="Molly Wood" w:date="2016-05-30T22:39:00Z">
            <w:rPr>
              <w:rFonts w:hint="eastAsia"/>
              <w:sz w:val="24"/>
              <w:szCs w:val="24"/>
            </w:rPr>
          </w:rPrChange>
        </w:rPr>
        <w:t>本次对该荟萃分析的更新（尤其是由于添加了</w:t>
      </w:r>
      <w:r w:rsidRPr="00593A28">
        <w:rPr>
          <w:sz w:val="24"/>
          <w:szCs w:val="24"/>
          <w:highlight w:val="yellow"/>
          <w:rPrChange w:id="370" w:author="Molly Wood" w:date="2016-05-30T22:39:00Z">
            <w:rPr>
              <w:sz w:val="24"/>
              <w:szCs w:val="24"/>
            </w:rPr>
          </w:rPrChange>
        </w:rPr>
        <w:t>SPRINT</w:t>
      </w:r>
      <w:r w:rsidRPr="00593A28">
        <w:rPr>
          <w:rFonts w:hint="eastAsia"/>
          <w:sz w:val="24"/>
          <w:szCs w:val="24"/>
          <w:highlight w:val="yellow"/>
          <w:rPrChange w:id="371" w:author="Molly Wood" w:date="2016-05-30T22:39:00Z">
            <w:rPr>
              <w:rFonts w:hint="eastAsia"/>
              <w:sz w:val="24"/>
              <w:szCs w:val="24"/>
            </w:rPr>
          </w:rPrChange>
        </w:rPr>
        <w:t>研究</w:t>
      </w:r>
      <w:r w:rsidRPr="00593A28">
        <w:rPr>
          <w:sz w:val="24"/>
          <w:szCs w:val="24"/>
          <w:highlight w:val="yellow"/>
          <w:vertAlign w:val="superscript"/>
          <w:rPrChange w:id="372" w:author="Molly Wood" w:date="2016-05-30T22:39:00Z">
            <w:rPr>
              <w:sz w:val="24"/>
              <w:szCs w:val="24"/>
              <w:vertAlign w:val="superscript"/>
            </w:rPr>
          </w:rPrChange>
        </w:rPr>
        <w:t>[20]</w:t>
      </w:r>
      <w:r w:rsidRPr="00593A28">
        <w:rPr>
          <w:rFonts w:hint="eastAsia"/>
          <w:sz w:val="24"/>
          <w:szCs w:val="24"/>
          <w:highlight w:val="yellow"/>
          <w:rPrChange w:id="373" w:author="Molly Wood" w:date="2016-05-30T22:39:00Z">
            <w:rPr>
              <w:rFonts w:hint="eastAsia"/>
              <w:sz w:val="24"/>
              <w:szCs w:val="24"/>
            </w:rPr>
          </w:rPrChange>
        </w:rPr>
        <w:t>的最新数据）进一步扩展了此前的证据，更新后的分析显示，对比较更强化与非强化降压治疗的</w:t>
      </w:r>
      <w:r w:rsidRPr="00593A28">
        <w:rPr>
          <w:rFonts w:hint="eastAsia"/>
          <w:sz w:val="24"/>
          <w:szCs w:val="24"/>
          <w:highlight w:val="yellow"/>
          <w:rPrChange w:id="374" w:author="Molly Wood" w:date="2016-05-30T22:39:00Z">
            <w:rPr>
              <w:rFonts w:hint="eastAsia"/>
              <w:sz w:val="24"/>
              <w:szCs w:val="24"/>
            </w:rPr>
          </w:rPrChange>
        </w:rPr>
        <w:t>RCT</w:t>
      </w:r>
      <w:r w:rsidRPr="00593A28">
        <w:rPr>
          <w:rFonts w:hint="eastAsia"/>
          <w:sz w:val="24"/>
          <w:szCs w:val="24"/>
          <w:highlight w:val="yellow"/>
          <w:rPrChange w:id="375" w:author="Molly Wood" w:date="2016-05-30T22:39:00Z">
            <w:rPr>
              <w:rFonts w:hint="eastAsia"/>
              <w:sz w:val="24"/>
              <w:szCs w:val="24"/>
            </w:rPr>
          </w:rPrChange>
        </w:rPr>
        <w:t>根据达到的</w:t>
      </w:r>
      <w:r w:rsidRPr="00593A28">
        <w:rPr>
          <w:rFonts w:hint="eastAsia"/>
          <w:sz w:val="24"/>
          <w:szCs w:val="24"/>
          <w:highlight w:val="yellow"/>
          <w:rPrChange w:id="376" w:author="Molly Wood" w:date="2016-05-30T22:39:00Z">
            <w:rPr>
              <w:rFonts w:hint="eastAsia"/>
              <w:sz w:val="24"/>
              <w:szCs w:val="24"/>
            </w:rPr>
          </w:rPrChange>
        </w:rPr>
        <w:t>3</w:t>
      </w:r>
      <w:r w:rsidRPr="00593A28">
        <w:rPr>
          <w:rFonts w:hint="eastAsia"/>
          <w:sz w:val="24"/>
          <w:szCs w:val="24"/>
          <w:highlight w:val="yellow"/>
          <w:rPrChange w:id="377" w:author="Molly Wood" w:date="2016-05-30T22:39:00Z">
            <w:rPr>
              <w:rFonts w:hint="eastAsia"/>
              <w:sz w:val="24"/>
              <w:szCs w:val="24"/>
            </w:rPr>
          </w:rPrChange>
        </w:rPr>
        <w:t>种</w:t>
      </w:r>
      <w:r w:rsidRPr="00593A28">
        <w:rPr>
          <w:rFonts w:hint="eastAsia"/>
          <w:sz w:val="24"/>
          <w:szCs w:val="24"/>
          <w:highlight w:val="yellow"/>
          <w:rPrChange w:id="378" w:author="Molly Wood" w:date="2016-05-30T22:39:00Z">
            <w:rPr>
              <w:rFonts w:hint="eastAsia"/>
              <w:sz w:val="24"/>
              <w:szCs w:val="24"/>
            </w:rPr>
          </w:rPrChange>
        </w:rPr>
        <w:t>SBP</w:t>
      </w:r>
      <w:r w:rsidRPr="00593A28">
        <w:rPr>
          <w:rFonts w:hint="eastAsia"/>
          <w:sz w:val="24"/>
          <w:szCs w:val="24"/>
          <w:highlight w:val="yellow"/>
          <w:rPrChange w:id="379" w:author="Molly Wood" w:date="2016-05-30T22:39:00Z">
            <w:rPr>
              <w:rFonts w:hint="eastAsia"/>
              <w:sz w:val="24"/>
              <w:szCs w:val="24"/>
            </w:rPr>
          </w:rPrChange>
        </w:rPr>
        <w:t>水平（和</w:t>
      </w:r>
      <w:r w:rsidRPr="00593A28">
        <w:rPr>
          <w:rFonts w:hint="eastAsia"/>
          <w:sz w:val="24"/>
          <w:szCs w:val="24"/>
          <w:highlight w:val="yellow"/>
          <w:rPrChange w:id="380" w:author="Molly Wood" w:date="2016-05-30T22:39:00Z">
            <w:rPr>
              <w:rFonts w:hint="eastAsia"/>
              <w:sz w:val="24"/>
              <w:szCs w:val="24"/>
            </w:rPr>
          </w:rPrChange>
        </w:rPr>
        <w:t>2</w:t>
      </w:r>
      <w:r w:rsidRPr="00593A28">
        <w:rPr>
          <w:rFonts w:hint="eastAsia"/>
          <w:sz w:val="24"/>
          <w:szCs w:val="24"/>
          <w:highlight w:val="yellow"/>
          <w:rPrChange w:id="381" w:author="Molly Wood" w:date="2016-05-30T22:39:00Z">
            <w:rPr>
              <w:rFonts w:hint="eastAsia"/>
              <w:sz w:val="24"/>
              <w:szCs w:val="24"/>
            </w:rPr>
          </w:rPrChange>
        </w:rPr>
        <w:t>种</w:t>
      </w:r>
      <w:r w:rsidRPr="00593A28">
        <w:rPr>
          <w:rFonts w:hint="eastAsia"/>
          <w:sz w:val="24"/>
          <w:szCs w:val="24"/>
          <w:highlight w:val="yellow"/>
          <w:rPrChange w:id="382" w:author="Molly Wood" w:date="2016-05-30T22:39:00Z">
            <w:rPr>
              <w:rFonts w:hint="eastAsia"/>
              <w:sz w:val="24"/>
              <w:szCs w:val="24"/>
            </w:rPr>
          </w:rPrChange>
        </w:rPr>
        <w:t>DBP</w:t>
      </w:r>
      <w:r w:rsidRPr="00593A28">
        <w:rPr>
          <w:rFonts w:hint="eastAsia"/>
          <w:sz w:val="24"/>
          <w:szCs w:val="24"/>
          <w:highlight w:val="yellow"/>
          <w:rPrChange w:id="383" w:author="Molly Wood" w:date="2016-05-30T22:39:00Z">
            <w:rPr>
              <w:rFonts w:hint="eastAsia"/>
              <w:sz w:val="24"/>
              <w:szCs w:val="24"/>
            </w:rPr>
          </w:rPrChange>
        </w:rPr>
        <w:t>水平）进行分层并未导致相对风险降低出现不同的结果，而对所有关于降血压的</w:t>
      </w:r>
      <w:r w:rsidRPr="00593A28">
        <w:rPr>
          <w:rFonts w:hint="eastAsia"/>
          <w:sz w:val="24"/>
          <w:szCs w:val="24"/>
          <w:highlight w:val="yellow"/>
          <w:rPrChange w:id="384" w:author="Molly Wood" w:date="2016-05-30T22:39:00Z">
            <w:rPr>
              <w:rFonts w:hint="eastAsia"/>
              <w:sz w:val="24"/>
              <w:szCs w:val="24"/>
            </w:rPr>
          </w:rPrChange>
        </w:rPr>
        <w:t>RCT</w:t>
      </w:r>
      <w:r w:rsidRPr="00593A28">
        <w:rPr>
          <w:rFonts w:hint="eastAsia"/>
          <w:sz w:val="24"/>
          <w:szCs w:val="24"/>
          <w:highlight w:val="yellow"/>
          <w:rPrChange w:id="385" w:author="Molly Wood" w:date="2016-05-30T22:39:00Z">
            <w:rPr>
              <w:rFonts w:hint="eastAsia"/>
              <w:sz w:val="24"/>
              <w:szCs w:val="24"/>
            </w:rPr>
          </w:rPrChange>
        </w:rPr>
        <w:t>（活性药物</w:t>
      </w:r>
      <w:r w:rsidRPr="00593A28">
        <w:rPr>
          <w:rFonts w:hint="eastAsia"/>
          <w:sz w:val="24"/>
          <w:szCs w:val="24"/>
          <w:highlight w:val="yellow"/>
          <w:rPrChange w:id="386" w:author="Molly Wood" w:date="2016-05-30T22:39:00Z">
            <w:rPr>
              <w:rFonts w:hint="eastAsia"/>
              <w:sz w:val="24"/>
              <w:szCs w:val="24"/>
            </w:rPr>
          </w:rPrChange>
        </w:rPr>
        <w:t xml:space="preserve"> </w:t>
      </w:r>
      <w:r w:rsidRPr="00593A28">
        <w:rPr>
          <w:sz w:val="24"/>
          <w:szCs w:val="24"/>
          <w:highlight w:val="yellow"/>
          <w:rPrChange w:id="387" w:author="Molly Wood" w:date="2016-05-30T22:39:00Z">
            <w:rPr>
              <w:sz w:val="24"/>
              <w:szCs w:val="24"/>
            </w:rPr>
          </w:rPrChange>
        </w:rPr>
        <w:t xml:space="preserve">vs. </w:t>
      </w:r>
      <w:r w:rsidRPr="00593A28">
        <w:rPr>
          <w:rFonts w:hint="eastAsia"/>
          <w:sz w:val="24"/>
          <w:szCs w:val="24"/>
          <w:highlight w:val="yellow"/>
          <w:rPrChange w:id="388" w:author="Molly Wood" w:date="2016-05-30T22:39:00Z">
            <w:rPr>
              <w:rFonts w:hint="eastAsia"/>
              <w:sz w:val="24"/>
              <w:szCs w:val="24"/>
            </w:rPr>
          </w:rPrChange>
        </w:rPr>
        <w:t>安慰剂治疗和更强化</w:t>
      </w:r>
      <w:r w:rsidRPr="00593A28">
        <w:rPr>
          <w:rFonts w:hint="eastAsia"/>
          <w:sz w:val="24"/>
          <w:szCs w:val="24"/>
          <w:highlight w:val="yellow"/>
          <w:rPrChange w:id="389" w:author="Molly Wood" w:date="2016-05-30T22:39:00Z">
            <w:rPr>
              <w:rFonts w:hint="eastAsia"/>
              <w:sz w:val="24"/>
              <w:szCs w:val="24"/>
            </w:rPr>
          </w:rPrChange>
        </w:rPr>
        <w:t xml:space="preserve"> </w:t>
      </w:r>
      <w:r w:rsidRPr="00593A28">
        <w:rPr>
          <w:sz w:val="24"/>
          <w:szCs w:val="24"/>
          <w:highlight w:val="yellow"/>
          <w:rPrChange w:id="390" w:author="Molly Wood" w:date="2016-05-30T22:39:00Z">
            <w:rPr>
              <w:sz w:val="24"/>
              <w:szCs w:val="24"/>
            </w:rPr>
          </w:rPrChange>
        </w:rPr>
        <w:t xml:space="preserve">vs. </w:t>
      </w:r>
      <w:r w:rsidRPr="00593A28">
        <w:rPr>
          <w:rFonts w:hint="eastAsia"/>
          <w:sz w:val="24"/>
          <w:szCs w:val="24"/>
          <w:highlight w:val="yellow"/>
          <w:rPrChange w:id="391" w:author="Molly Wood" w:date="2016-05-30T22:39:00Z">
            <w:rPr>
              <w:rFonts w:hint="eastAsia"/>
              <w:sz w:val="24"/>
              <w:szCs w:val="24"/>
            </w:rPr>
          </w:rPrChange>
        </w:rPr>
        <w:t>非强化治疗）进行分层现在却显示，通过降低血压显著减少了考虑的大多数终点（卒中、</w:t>
      </w:r>
      <w:r w:rsidRPr="00593A28">
        <w:rPr>
          <w:rFonts w:hint="eastAsia"/>
          <w:sz w:val="24"/>
          <w:szCs w:val="24"/>
          <w:highlight w:val="yellow"/>
          <w:rPrChange w:id="392" w:author="Molly Wood" w:date="2016-05-30T22:39:00Z">
            <w:rPr>
              <w:rFonts w:hint="eastAsia"/>
              <w:sz w:val="24"/>
              <w:szCs w:val="24"/>
            </w:rPr>
          </w:rPrChange>
        </w:rPr>
        <w:t>CHD</w:t>
      </w:r>
      <w:r w:rsidRPr="00593A28">
        <w:rPr>
          <w:rFonts w:hint="eastAsia"/>
          <w:sz w:val="24"/>
          <w:szCs w:val="24"/>
          <w:highlight w:val="yellow"/>
          <w:rPrChange w:id="393" w:author="Molly Wood" w:date="2016-05-30T22:39:00Z">
            <w:rPr>
              <w:rFonts w:hint="eastAsia"/>
              <w:sz w:val="24"/>
              <w:szCs w:val="24"/>
            </w:rPr>
          </w:rPrChange>
        </w:rPr>
        <w:t>、主要特异性事件的复合终点、心血管及全因死亡），而当采用</w:t>
      </w:r>
      <w:r w:rsidRPr="00593A28">
        <w:rPr>
          <w:sz w:val="24"/>
          <w:szCs w:val="24"/>
          <w:highlight w:val="yellow"/>
          <w:rPrChange w:id="394" w:author="Molly Wood" w:date="2016-05-30T22:39:00Z">
            <w:rPr>
              <w:sz w:val="24"/>
              <w:szCs w:val="24"/>
            </w:rPr>
          </w:rPrChange>
        </w:rPr>
        <w:t>SBP 150</w:t>
      </w:r>
      <w:r w:rsidRPr="00593A28">
        <w:rPr>
          <w:rFonts w:hint="eastAsia"/>
          <w:sz w:val="24"/>
          <w:szCs w:val="24"/>
          <w:highlight w:val="yellow"/>
          <w:rPrChange w:id="395" w:author="Molly Wood" w:date="2016-05-30T22:39:00Z">
            <w:rPr>
              <w:rFonts w:hint="eastAsia"/>
              <w:sz w:val="24"/>
              <w:szCs w:val="24"/>
            </w:rPr>
          </w:rPrChange>
        </w:rPr>
        <w:t>、</w:t>
      </w:r>
      <w:r w:rsidRPr="00593A28">
        <w:rPr>
          <w:sz w:val="24"/>
          <w:szCs w:val="24"/>
          <w:highlight w:val="yellow"/>
          <w:rPrChange w:id="396" w:author="Molly Wood" w:date="2016-05-30T22:39:00Z">
            <w:rPr>
              <w:sz w:val="24"/>
              <w:szCs w:val="24"/>
            </w:rPr>
          </w:rPrChange>
        </w:rPr>
        <w:t>140</w:t>
      </w:r>
      <w:r w:rsidRPr="00593A28">
        <w:rPr>
          <w:rFonts w:hint="eastAsia"/>
          <w:sz w:val="24"/>
          <w:szCs w:val="24"/>
          <w:highlight w:val="yellow"/>
          <w:rPrChange w:id="397" w:author="Molly Wood" w:date="2016-05-30T22:39:00Z">
            <w:rPr>
              <w:rFonts w:hint="eastAsia"/>
              <w:sz w:val="24"/>
              <w:szCs w:val="24"/>
            </w:rPr>
          </w:rPrChange>
        </w:rPr>
        <w:t>和</w:t>
      </w:r>
      <w:r w:rsidRPr="00593A28">
        <w:rPr>
          <w:sz w:val="24"/>
          <w:szCs w:val="24"/>
          <w:highlight w:val="yellow"/>
          <w:rPrChange w:id="398" w:author="Molly Wood" w:date="2016-05-30T22:39:00Z">
            <w:rPr>
              <w:sz w:val="24"/>
              <w:szCs w:val="24"/>
            </w:rPr>
          </w:rPrChange>
        </w:rPr>
        <w:t>130 mmHg</w:t>
      </w:r>
      <w:r w:rsidRPr="00593A28">
        <w:rPr>
          <w:rFonts w:hint="eastAsia"/>
          <w:sz w:val="24"/>
          <w:szCs w:val="24"/>
          <w:highlight w:val="yellow"/>
          <w:rPrChange w:id="399" w:author="Molly Wood" w:date="2016-05-30T22:39:00Z">
            <w:rPr>
              <w:rFonts w:hint="eastAsia"/>
              <w:sz w:val="24"/>
              <w:szCs w:val="24"/>
            </w:rPr>
          </w:rPrChange>
        </w:rPr>
        <w:t>临界值</w:t>
      </w:r>
      <w:bookmarkStart w:id="400" w:name="_GoBack"/>
      <w:bookmarkEnd w:id="400"/>
      <w:r>
        <w:rPr>
          <w:rFonts w:hint="eastAsia"/>
          <w:sz w:val="24"/>
          <w:szCs w:val="24"/>
        </w:rPr>
        <w:t>（最后</w:t>
      </w:r>
      <w:r>
        <w:rPr>
          <w:sz w:val="24"/>
          <w:szCs w:val="24"/>
        </w:rPr>
        <w:t>一个临界值</w:t>
      </w:r>
      <w:r>
        <w:rPr>
          <w:rFonts w:hint="eastAsia"/>
          <w:sz w:val="24"/>
          <w:szCs w:val="24"/>
        </w:rPr>
        <w:t>为</w:t>
      </w:r>
      <w:r>
        <w:rPr>
          <w:sz w:val="24"/>
          <w:szCs w:val="24"/>
        </w:rPr>
        <w:t>125 vs. 135 mmHg</w:t>
      </w:r>
      <w:r>
        <w:rPr>
          <w:rFonts w:hint="eastAsia"/>
          <w:sz w:val="24"/>
          <w:szCs w:val="24"/>
        </w:rPr>
        <w:t>）的各组</w:t>
      </w:r>
      <w:r>
        <w:rPr>
          <w:sz w:val="24"/>
          <w:szCs w:val="24"/>
        </w:rPr>
        <w:t>SBP</w:t>
      </w:r>
      <w:r>
        <w:rPr>
          <w:rFonts w:hint="eastAsia"/>
          <w:sz w:val="24"/>
          <w:szCs w:val="24"/>
        </w:rPr>
        <w:t>降低</w:t>
      </w:r>
      <w:r>
        <w:rPr>
          <w:sz w:val="24"/>
          <w:szCs w:val="24"/>
        </w:rPr>
        <w:t>10 mmHg</w:t>
      </w:r>
      <w:r>
        <w:rPr>
          <w:rFonts w:hint="eastAsia"/>
          <w:sz w:val="24"/>
          <w:szCs w:val="24"/>
        </w:rPr>
        <w:t>时，上述终点减少的比例相似。在采用</w:t>
      </w:r>
      <w:r>
        <w:rPr>
          <w:sz w:val="24"/>
          <w:szCs w:val="24"/>
        </w:rPr>
        <w:t>DBP 90</w:t>
      </w:r>
      <w:r>
        <w:rPr>
          <w:rFonts w:hint="eastAsia"/>
          <w:sz w:val="24"/>
          <w:szCs w:val="24"/>
        </w:rPr>
        <w:t>和</w:t>
      </w:r>
      <w:r>
        <w:rPr>
          <w:sz w:val="24"/>
          <w:szCs w:val="24"/>
        </w:rPr>
        <w:t>80 mmHg</w:t>
      </w:r>
      <w:r>
        <w:rPr>
          <w:rFonts w:hint="eastAsia"/>
          <w:sz w:val="24"/>
          <w:szCs w:val="24"/>
        </w:rPr>
        <w:t>临界值（后者为</w:t>
      </w:r>
      <w:r>
        <w:rPr>
          <w:sz w:val="24"/>
          <w:szCs w:val="24"/>
        </w:rPr>
        <w:t>78 vs. 83 mmHg</w:t>
      </w:r>
      <w:r>
        <w:rPr>
          <w:rFonts w:hint="eastAsia"/>
          <w:sz w:val="24"/>
          <w:szCs w:val="24"/>
        </w:rPr>
        <w:t>）的各组，</w:t>
      </w:r>
      <w:r>
        <w:rPr>
          <w:sz w:val="24"/>
          <w:szCs w:val="24"/>
        </w:rPr>
        <w:t>DBP</w:t>
      </w:r>
      <w:r>
        <w:rPr>
          <w:rFonts w:hint="eastAsia"/>
          <w:sz w:val="24"/>
          <w:szCs w:val="24"/>
        </w:rPr>
        <w:t>降低</w:t>
      </w:r>
      <w:r>
        <w:rPr>
          <w:sz w:val="24"/>
          <w:szCs w:val="24"/>
        </w:rPr>
        <w:t>5 mmHg</w:t>
      </w:r>
      <w:r>
        <w:rPr>
          <w:rFonts w:hint="eastAsia"/>
          <w:sz w:val="24"/>
          <w:szCs w:val="24"/>
        </w:rPr>
        <w:lastRenderedPageBreak/>
        <w:t>时，也出现了相同的结果。</w:t>
      </w:r>
    </w:p>
    <w:p w14:paraId="10212820" w14:textId="77777777" w:rsidR="0067239B" w:rsidRDefault="00367850">
      <w:pPr>
        <w:spacing w:line="360" w:lineRule="auto"/>
        <w:ind w:firstLineChars="200" w:firstLine="480"/>
        <w:rPr>
          <w:sz w:val="24"/>
          <w:szCs w:val="24"/>
        </w:rPr>
      </w:pPr>
      <w:r>
        <w:rPr>
          <w:rFonts w:hint="eastAsia"/>
          <w:sz w:val="24"/>
          <w:szCs w:val="24"/>
        </w:rPr>
        <w:t>当然，单独分析</w:t>
      </w:r>
      <w:r>
        <w:rPr>
          <w:rFonts w:hint="eastAsia"/>
          <w:sz w:val="24"/>
          <w:szCs w:val="24"/>
        </w:rPr>
        <w:t>SBP</w:t>
      </w:r>
      <w:r>
        <w:rPr>
          <w:rFonts w:hint="eastAsia"/>
          <w:sz w:val="24"/>
          <w:szCs w:val="24"/>
        </w:rPr>
        <w:t>和</w:t>
      </w:r>
      <w:r>
        <w:rPr>
          <w:rFonts w:hint="eastAsia"/>
          <w:sz w:val="24"/>
          <w:szCs w:val="24"/>
        </w:rPr>
        <w:t>DBP</w:t>
      </w:r>
      <w:r>
        <w:rPr>
          <w:rFonts w:hint="eastAsia"/>
          <w:sz w:val="24"/>
          <w:szCs w:val="24"/>
        </w:rPr>
        <w:t>有些不妥，因为所有的降压治疗都能降低这两种血压。然而，在采用</w:t>
      </w:r>
      <w:r>
        <w:rPr>
          <w:sz w:val="24"/>
          <w:szCs w:val="24"/>
        </w:rPr>
        <w:t>130 mmHg</w:t>
      </w:r>
      <w:r>
        <w:rPr>
          <w:rFonts w:hint="eastAsia"/>
          <w:sz w:val="24"/>
          <w:szCs w:val="24"/>
        </w:rPr>
        <w:t>临界值的各组所达到的</w:t>
      </w:r>
      <w:r>
        <w:rPr>
          <w:rFonts w:hint="eastAsia"/>
          <w:sz w:val="24"/>
          <w:szCs w:val="24"/>
        </w:rPr>
        <w:t>SBP</w:t>
      </w:r>
      <w:r>
        <w:rPr>
          <w:rFonts w:hint="eastAsia"/>
          <w:sz w:val="24"/>
          <w:szCs w:val="24"/>
        </w:rPr>
        <w:t>分层中，平均达到的</w:t>
      </w:r>
      <w:r>
        <w:rPr>
          <w:rFonts w:hint="eastAsia"/>
          <w:sz w:val="24"/>
          <w:szCs w:val="24"/>
        </w:rPr>
        <w:t>DBP</w:t>
      </w:r>
      <w:r>
        <w:rPr>
          <w:rFonts w:hint="eastAsia"/>
          <w:sz w:val="24"/>
          <w:szCs w:val="24"/>
        </w:rPr>
        <w:t>为</w:t>
      </w:r>
      <w:r>
        <w:rPr>
          <w:sz w:val="24"/>
          <w:szCs w:val="24"/>
        </w:rPr>
        <w:t>72.3 vs. 79.4 mmHg</w:t>
      </w:r>
      <w:r>
        <w:rPr>
          <w:rFonts w:hint="eastAsia"/>
          <w:sz w:val="24"/>
          <w:szCs w:val="24"/>
        </w:rPr>
        <w:t>，因此我们的荟萃分析可用来显示，当</w:t>
      </w:r>
      <w:r>
        <w:rPr>
          <w:sz w:val="24"/>
          <w:szCs w:val="24"/>
        </w:rPr>
        <w:t>SBP/DBP</w:t>
      </w:r>
      <w:r>
        <w:rPr>
          <w:rFonts w:hint="eastAsia"/>
          <w:sz w:val="24"/>
          <w:szCs w:val="24"/>
        </w:rPr>
        <w:t>降至略低于</w:t>
      </w:r>
      <w:r>
        <w:rPr>
          <w:sz w:val="24"/>
          <w:szCs w:val="24"/>
        </w:rPr>
        <w:t>130/80 mmHg</w:t>
      </w:r>
      <w:r>
        <w:rPr>
          <w:rFonts w:hint="eastAsia"/>
          <w:sz w:val="24"/>
          <w:szCs w:val="24"/>
        </w:rPr>
        <w:t>时（与前文相比），所有的主要终点均显著减少。然而，对于相同的血压降低，采用较低血压目标值的组的绝对风险降低幅度较小（在采用</w:t>
      </w:r>
      <w:r>
        <w:rPr>
          <w:sz w:val="24"/>
          <w:szCs w:val="24"/>
        </w:rPr>
        <w:t>130 mmHg</w:t>
      </w:r>
      <w:r>
        <w:rPr>
          <w:rFonts w:hint="eastAsia"/>
          <w:sz w:val="24"/>
          <w:szCs w:val="24"/>
        </w:rPr>
        <w:t>临界值时约为采用</w:t>
      </w:r>
      <w:r>
        <w:rPr>
          <w:sz w:val="24"/>
          <w:szCs w:val="24"/>
        </w:rPr>
        <w:t>150 mmHg</w:t>
      </w:r>
      <w:r>
        <w:rPr>
          <w:rFonts w:hint="eastAsia"/>
          <w:sz w:val="24"/>
          <w:szCs w:val="24"/>
        </w:rPr>
        <w:t>临界值时的一半）。当决定要在个体患者中达到的血压目标时，应考虑到这种较小的获益，尤其是在面对不良反应有可能增加和患者对治疗的依从性可能会因此而下降时。</w:t>
      </w:r>
    </w:p>
    <w:p w14:paraId="630D0E71" w14:textId="77777777" w:rsidR="0067239B" w:rsidRDefault="00367850">
      <w:pPr>
        <w:spacing w:line="360" w:lineRule="auto"/>
        <w:ind w:firstLineChars="200" w:firstLine="480"/>
        <w:rPr>
          <w:sz w:val="24"/>
          <w:szCs w:val="24"/>
        </w:rPr>
      </w:pPr>
      <w:r>
        <w:rPr>
          <w:rFonts w:hint="eastAsia"/>
          <w:sz w:val="24"/>
          <w:szCs w:val="24"/>
        </w:rPr>
        <w:t>我们知道荟萃分析并不能真正代替好的大型</w:t>
      </w:r>
      <w:r>
        <w:rPr>
          <w:rFonts w:hint="eastAsia"/>
          <w:sz w:val="24"/>
          <w:szCs w:val="24"/>
        </w:rPr>
        <w:t>RCT</w:t>
      </w:r>
      <w:r>
        <w:rPr>
          <w:sz w:val="24"/>
          <w:szCs w:val="24"/>
          <w:vertAlign w:val="superscript"/>
        </w:rPr>
        <w:t>[61]</w:t>
      </w:r>
      <w:r>
        <w:rPr>
          <w:rFonts w:hint="eastAsia"/>
          <w:sz w:val="24"/>
          <w:szCs w:val="24"/>
        </w:rPr>
        <w:t>，但我们认为我们提供的证据至少比最新指南中专家用来推荐目标血压过于简单的意见更有价值、也更为可靠。可惜的是，仅有</w:t>
      </w:r>
      <w:r>
        <w:rPr>
          <w:rFonts w:hint="eastAsia"/>
          <w:sz w:val="24"/>
          <w:szCs w:val="24"/>
        </w:rPr>
        <w:t>3</w:t>
      </w:r>
      <w:r>
        <w:rPr>
          <w:rFonts w:hint="eastAsia"/>
          <w:sz w:val="24"/>
          <w:szCs w:val="24"/>
        </w:rPr>
        <w:t>项专门</w:t>
      </w:r>
      <w:r w:rsidR="00476128">
        <w:rPr>
          <w:rFonts w:hint="eastAsia"/>
          <w:sz w:val="24"/>
          <w:szCs w:val="24"/>
        </w:rPr>
        <w:t>研究</w:t>
      </w:r>
      <w:r>
        <w:rPr>
          <w:rFonts w:hint="eastAsia"/>
          <w:sz w:val="24"/>
          <w:szCs w:val="24"/>
        </w:rPr>
        <w:t>将</w:t>
      </w:r>
      <w:r>
        <w:rPr>
          <w:rFonts w:hint="eastAsia"/>
          <w:sz w:val="24"/>
          <w:szCs w:val="24"/>
        </w:rPr>
        <w:t>SBP</w:t>
      </w:r>
      <w:r>
        <w:rPr>
          <w:rFonts w:hint="eastAsia"/>
          <w:sz w:val="24"/>
          <w:szCs w:val="24"/>
        </w:rPr>
        <w:t>降至</w:t>
      </w:r>
      <w:r>
        <w:rPr>
          <w:sz w:val="24"/>
          <w:szCs w:val="24"/>
        </w:rPr>
        <w:t>130 mmHg</w:t>
      </w:r>
      <w:r>
        <w:rPr>
          <w:rFonts w:hint="eastAsia"/>
          <w:sz w:val="24"/>
          <w:szCs w:val="24"/>
        </w:rPr>
        <w:t>以下是否有获益的大型</w:t>
      </w:r>
      <w:r>
        <w:rPr>
          <w:rFonts w:hint="eastAsia"/>
          <w:sz w:val="24"/>
          <w:szCs w:val="24"/>
        </w:rPr>
        <w:t>RCT</w:t>
      </w:r>
      <w:r>
        <w:rPr>
          <w:sz w:val="24"/>
          <w:szCs w:val="24"/>
          <w:vertAlign w:val="superscript"/>
        </w:rPr>
        <w:t>[13,15,20]</w:t>
      </w:r>
      <w:r>
        <w:rPr>
          <w:rFonts w:hint="eastAsia"/>
          <w:sz w:val="24"/>
          <w:szCs w:val="24"/>
        </w:rPr>
        <w:t>给出了一些差异较大的结果：在主要终点方面，</w:t>
      </w:r>
      <w:r>
        <w:rPr>
          <w:sz w:val="24"/>
          <w:szCs w:val="24"/>
        </w:rPr>
        <w:t>ACCORD</w:t>
      </w:r>
      <w:r>
        <w:rPr>
          <w:sz w:val="24"/>
          <w:szCs w:val="24"/>
          <w:vertAlign w:val="superscript"/>
        </w:rPr>
        <w:t>[13]</w:t>
      </w:r>
      <w:r>
        <w:rPr>
          <w:rFonts w:hint="eastAsia"/>
          <w:sz w:val="24"/>
          <w:szCs w:val="24"/>
        </w:rPr>
        <w:t>和</w:t>
      </w:r>
      <w:r>
        <w:rPr>
          <w:sz w:val="24"/>
          <w:szCs w:val="24"/>
        </w:rPr>
        <w:t>SPS3</w:t>
      </w:r>
      <w:r>
        <w:rPr>
          <w:rFonts w:hint="eastAsia"/>
          <w:sz w:val="24"/>
          <w:szCs w:val="24"/>
        </w:rPr>
        <w:t>研究</w:t>
      </w:r>
      <w:r>
        <w:rPr>
          <w:sz w:val="24"/>
          <w:szCs w:val="24"/>
          <w:vertAlign w:val="superscript"/>
        </w:rPr>
        <w:t>[15]</w:t>
      </w:r>
      <w:r>
        <w:rPr>
          <w:rFonts w:hint="eastAsia"/>
          <w:sz w:val="24"/>
          <w:szCs w:val="24"/>
        </w:rPr>
        <w:t>未发现主要终点显著减少，</w:t>
      </w:r>
      <w:r>
        <w:rPr>
          <w:sz w:val="24"/>
          <w:szCs w:val="24"/>
        </w:rPr>
        <w:t>SPRINT</w:t>
      </w:r>
      <w:r>
        <w:rPr>
          <w:rFonts w:hint="eastAsia"/>
          <w:sz w:val="24"/>
          <w:szCs w:val="24"/>
        </w:rPr>
        <w:t>研究</w:t>
      </w:r>
      <w:r>
        <w:rPr>
          <w:sz w:val="24"/>
          <w:szCs w:val="24"/>
          <w:vertAlign w:val="superscript"/>
        </w:rPr>
        <w:t>[20]</w:t>
      </w:r>
      <w:r>
        <w:rPr>
          <w:rFonts w:hint="eastAsia"/>
          <w:sz w:val="24"/>
          <w:szCs w:val="24"/>
        </w:rPr>
        <w:t>则发现主要终点显著减少；在特定事件方面，</w:t>
      </w:r>
      <w:r>
        <w:rPr>
          <w:sz w:val="24"/>
          <w:szCs w:val="24"/>
        </w:rPr>
        <w:t>ACCORD</w:t>
      </w:r>
      <w:r>
        <w:rPr>
          <w:rFonts w:hint="eastAsia"/>
          <w:sz w:val="24"/>
          <w:szCs w:val="24"/>
        </w:rPr>
        <w:t>研究</w:t>
      </w:r>
      <w:r>
        <w:rPr>
          <w:sz w:val="24"/>
          <w:szCs w:val="24"/>
          <w:vertAlign w:val="superscript"/>
        </w:rPr>
        <w:t>[13]</w:t>
      </w:r>
      <w:r>
        <w:rPr>
          <w:rFonts w:hint="eastAsia"/>
          <w:sz w:val="24"/>
          <w:szCs w:val="24"/>
        </w:rPr>
        <w:t>显示卒中显著减少，</w:t>
      </w:r>
      <w:r>
        <w:rPr>
          <w:sz w:val="24"/>
          <w:szCs w:val="24"/>
        </w:rPr>
        <w:t>SPS3</w:t>
      </w:r>
      <w:r>
        <w:rPr>
          <w:rFonts w:hint="eastAsia"/>
          <w:sz w:val="24"/>
          <w:szCs w:val="24"/>
        </w:rPr>
        <w:t>研究</w:t>
      </w:r>
      <w:r>
        <w:rPr>
          <w:sz w:val="24"/>
          <w:szCs w:val="24"/>
          <w:vertAlign w:val="superscript"/>
        </w:rPr>
        <w:t>[15]</w:t>
      </w:r>
      <w:r>
        <w:rPr>
          <w:rFonts w:hint="eastAsia"/>
          <w:sz w:val="24"/>
          <w:szCs w:val="24"/>
        </w:rPr>
        <w:t>显示仅出血</w:t>
      </w:r>
      <w:r>
        <w:rPr>
          <w:sz w:val="24"/>
          <w:szCs w:val="24"/>
        </w:rPr>
        <w:t>性</w:t>
      </w:r>
      <w:r>
        <w:rPr>
          <w:rFonts w:hint="eastAsia"/>
          <w:sz w:val="24"/>
          <w:szCs w:val="24"/>
        </w:rPr>
        <w:t>卒中显著减少，</w:t>
      </w:r>
      <w:r>
        <w:rPr>
          <w:sz w:val="24"/>
          <w:szCs w:val="24"/>
        </w:rPr>
        <w:t>SPRINT</w:t>
      </w:r>
      <w:r>
        <w:rPr>
          <w:rFonts w:hint="eastAsia"/>
          <w:sz w:val="24"/>
          <w:szCs w:val="24"/>
        </w:rPr>
        <w:t>研究</w:t>
      </w:r>
      <w:r>
        <w:rPr>
          <w:sz w:val="24"/>
          <w:szCs w:val="24"/>
          <w:vertAlign w:val="superscript"/>
        </w:rPr>
        <w:t>[20]</w:t>
      </w:r>
      <w:r>
        <w:rPr>
          <w:rFonts w:hint="eastAsia"/>
          <w:sz w:val="24"/>
          <w:szCs w:val="24"/>
        </w:rPr>
        <w:t>显示卒中</w:t>
      </w:r>
      <w:r>
        <w:rPr>
          <w:sz w:val="24"/>
          <w:szCs w:val="24"/>
        </w:rPr>
        <w:t>发生风险</w:t>
      </w:r>
      <w:r>
        <w:rPr>
          <w:rFonts w:hint="eastAsia"/>
          <w:sz w:val="24"/>
          <w:szCs w:val="24"/>
        </w:rPr>
        <w:t>未</w:t>
      </w:r>
      <w:r>
        <w:rPr>
          <w:sz w:val="24"/>
          <w:szCs w:val="24"/>
        </w:rPr>
        <w:t>显著降低</w:t>
      </w:r>
      <w:r>
        <w:rPr>
          <w:rFonts w:hint="eastAsia"/>
          <w:sz w:val="24"/>
          <w:szCs w:val="24"/>
        </w:rPr>
        <w:t>，</w:t>
      </w:r>
      <w:r>
        <w:rPr>
          <w:sz w:val="24"/>
          <w:szCs w:val="24"/>
        </w:rPr>
        <w:t>ACCORD</w:t>
      </w:r>
      <w:r>
        <w:rPr>
          <w:rFonts w:hint="eastAsia"/>
          <w:sz w:val="24"/>
          <w:szCs w:val="24"/>
        </w:rPr>
        <w:t>研究</w:t>
      </w:r>
      <w:r>
        <w:rPr>
          <w:sz w:val="24"/>
          <w:szCs w:val="24"/>
          <w:vertAlign w:val="superscript"/>
        </w:rPr>
        <w:t>[13]</w:t>
      </w:r>
      <w:r>
        <w:rPr>
          <w:sz w:val="24"/>
          <w:szCs w:val="24"/>
        </w:rPr>
        <w:t>显示心力衰竭未显著减少，</w:t>
      </w:r>
      <w:r>
        <w:rPr>
          <w:rFonts w:hint="eastAsia"/>
          <w:sz w:val="24"/>
          <w:szCs w:val="24"/>
        </w:rPr>
        <w:t>而</w:t>
      </w:r>
      <w:r>
        <w:rPr>
          <w:sz w:val="24"/>
          <w:szCs w:val="24"/>
        </w:rPr>
        <w:t>SPRINT</w:t>
      </w:r>
      <w:r>
        <w:rPr>
          <w:rFonts w:hint="eastAsia"/>
          <w:sz w:val="24"/>
          <w:szCs w:val="24"/>
        </w:rPr>
        <w:t>研究</w:t>
      </w:r>
      <w:r>
        <w:rPr>
          <w:sz w:val="24"/>
          <w:szCs w:val="24"/>
          <w:vertAlign w:val="superscript"/>
        </w:rPr>
        <w:t>[20]</w:t>
      </w:r>
      <w:r>
        <w:rPr>
          <w:rFonts w:hint="eastAsia"/>
          <w:sz w:val="24"/>
          <w:szCs w:val="24"/>
        </w:rPr>
        <w:t>显示强化地</w:t>
      </w:r>
      <w:r>
        <w:rPr>
          <w:sz w:val="24"/>
          <w:szCs w:val="24"/>
        </w:rPr>
        <w:t>降低</w:t>
      </w:r>
      <w:r>
        <w:rPr>
          <w:sz w:val="24"/>
          <w:szCs w:val="24"/>
        </w:rPr>
        <w:t>SBP</w:t>
      </w:r>
      <w:r>
        <w:rPr>
          <w:sz w:val="24"/>
          <w:szCs w:val="24"/>
        </w:rPr>
        <w:t>有益</w:t>
      </w:r>
      <w:r>
        <w:rPr>
          <w:rFonts w:hint="eastAsia"/>
          <w:sz w:val="24"/>
          <w:szCs w:val="24"/>
        </w:rPr>
        <w:t>，</w:t>
      </w:r>
      <w:r>
        <w:rPr>
          <w:sz w:val="24"/>
          <w:szCs w:val="24"/>
        </w:rPr>
        <w:t>尤其是对心力衰竭</w:t>
      </w:r>
      <w:r>
        <w:rPr>
          <w:rFonts w:hint="eastAsia"/>
          <w:sz w:val="24"/>
          <w:szCs w:val="24"/>
        </w:rPr>
        <w:t>有益</w:t>
      </w:r>
      <w:r>
        <w:rPr>
          <w:sz w:val="24"/>
          <w:szCs w:val="24"/>
        </w:rPr>
        <w:t>。</w:t>
      </w:r>
      <w:r>
        <w:rPr>
          <w:rFonts w:hint="eastAsia"/>
          <w:sz w:val="24"/>
          <w:szCs w:val="24"/>
        </w:rPr>
        <w:t>所有</w:t>
      </w:r>
      <w:r>
        <w:rPr>
          <w:sz w:val="24"/>
          <w:szCs w:val="24"/>
        </w:rPr>
        <w:t>的这些试验</w:t>
      </w:r>
      <w:r>
        <w:rPr>
          <w:rFonts w:hint="eastAsia"/>
          <w:sz w:val="24"/>
          <w:szCs w:val="24"/>
        </w:rPr>
        <w:t>均</w:t>
      </w:r>
      <w:r>
        <w:rPr>
          <w:sz w:val="24"/>
          <w:szCs w:val="24"/>
        </w:rPr>
        <w:t>有</w:t>
      </w:r>
      <w:r>
        <w:rPr>
          <w:rFonts w:hint="eastAsia"/>
          <w:sz w:val="24"/>
          <w:szCs w:val="24"/>
        </w:rPr>
        <w:t>很</w:t>
      </w:r>
      <w:r>
        <w:rPr>
          <w:sz w:val="24"/>
          <w:szCs w:val="24"/>
        </w:rPr>
        <w:t>大</w:t>
      </w:r>
      <w:r>
        <w:rPr>
          <w:rFonts w:hint="eastAsia"/>
          <w:sz w:val="24"/>
          <w:szCs w:val="24"/>
        </w:rPr>
        <w:t>的</w:t>
      </w:r>
      <w:r>
        <w:rPr>
          <w:sz w:val="24"/>
          <w:szCs w:val="24"/>
        </w:rPr>
        <w:t>局限性：</w:t>
      </w:r>
      <w:r>
        <w:rPr>
          <w:sz w:val="24"/>
          <w:szCs w:val="24"/>
        </w:rPr>
        <w:t>SPS3</w:t>
      </w:r>
      <w:r>
        <w:rPr>
          <w:rFonts w:hint="eastAsia"/>
          <w:sz w:val="24"/>
          <w:szCs w:val="24"/>
        </w:rPr>
        <w:t>研究因入选的病例数不够而导致效能不足，</w:t>
      </w:r>
      <w:r>
        <w:rPr>
          <w:sz w:val="24"/>
          <w:szCs w:val="24"/>
        </w:rPr>
        <w:t>ACCORD</w:t>
      </w:r>
      <w:r>
        <w:rPr>
          <w:rFonts w:hint="eastAsia"/>
          <w:sz w:val="24"/>
          <w:szCs w:val="24"/>
        </w:rPr>
        <w:t>研究则因为心血管事件的发生率低于预期而导致效能不足；对</w:t>
      </w:r>
      <w:r>
        <w:rPr>
          <w:sz w:val="24"/>
          <w:szCs w:val="24"/>
        </w:rPr>
        <w:t>SPRINT</w:t>
      </w:r>
      <w:r>
        <w:rPr>
          <w:rFonts w:hint="eastAsia"/>
          <w:sz w:val="24"/>
          <w:szCs w:val="24"/>
        </w:rPr>
        <w:t>研究的解读也有争议，尤其是因为在该试验中，更强化降压治疗的益处主要在于降低了心力衰竭的发生率，而这不仅是降低血压的作用，也是所用药物的作用（利尿剂、肾素</w:t>
      </w:r>
      <w:r>
        <w:rPr>
          <w:rFonts w:hint="eastAsia"/>
          <w:sz w:val="24"/>
          <w:szCs w:val="24"/>
        </w:rPr>
        <w:t>-</w:t>
      </w:r>
      <w:r>
        <w:rPr>
          <w:rFonts w:hint="eastAsia"/>
          <w:sz w:val="24"/>
          <w:szCs w:val="24"/>
        </w:rPr>
        <w:t>血管紧张素系统阻滞剂）</w:t>
      </w:r>
      <w:r>
        <w:rPr>
          <w:sz w:val="24"/>
          <w:szCs w:val="24"/>
          <w:vertAlign w:val="superscript"/>
        </w:rPr>
        <w:t>[62]</w:t>
      </w:r>
      <w:r>
        <w:rPr>
          <w:rFonts w:hint="eastAsia"/>
          <w:sz w:val="24"/>
          <w:szCs w:val="24"/>
        </w:rPr>
        <w:t>。另外一项在卒中后患者中考察预防卒中复发之最佳</w:t>
      </w:r>
      <w:r>
        <w:rPr>
          <w:rFonts w:hint="eastAsia"/>
          <w:sz w:val="24"/>
          <w:szCs w:val="24"/>
        </w:rPr>
        <w:t>SBP</w:t>
      </w:r>
      <w:r>
        <w:rPr>
          <w:rFonts w:hint="eastAsia"/>
          <w:sz w:val="24"/>
          <w:szCs w:val="24"/>
        </w:rPr>
        <w:t>目标的大型</w:t>
      </w:r>
      <w:r>
        <w:rPr>
          <w:rFonts w:hint="eastAsia"/>
          <w:sz w:val="24"/>
          <w:szCs w:val="24"/>
        </w:rPr>
        <w:t>RCT</w:t>
      </w:r>
      <w:r>
        <w:rPr>
          <w:sz w:val="24"/>
          <w:szCs w:val="24"/>
        </w:rPr>
        <w:t>——ESH-CHL-SHOT</w:t>
      </w:r>
      <w:r>
        <w:rPr>
          <w:rFonts w:hint="eastAsia"/>
          <w:sz w:val="24"/>
          <w:szCs w:val="24"/>
        </w:rPr>
        <w:t>试验</w:t>
      </w:r>
      <w:r>
        <w:rPr>
          <w:sz w:val="24"/>
          <w:szCs w:val="24"/>
          <w:vertAlign w:val="superscript"/>
        </w:rPr>
        <w:t>[62,63]</w:t>
      </w:r>
      <w:r>
        <w:rPr>
          <w:rFonts w:hint="eastAsia"/>
          <w:sz w:val="24"/>
          <w:szCs w:val="24"/>
        </w:rPr>
        <w:t>，目前正在进行之中。</w:t>
      </w:r>
    </w:p>
    <w:p w14:paraId="06EFF572" w14:textId="77777777" w:rsidR="0067239B" w:rsidRDefault="00367850">
      <w:pPr>
        <w:spacing w:line="360" w:lineRule="auto"/>
        <w:ind w:firstLineChars="200" w:firstLine="480"/>
        <w:rPr>
          <w:sz w:val="24"/>
          <w:szCs w:val="24"/>
        </w:rPr>
      </w:pPr>
      <w:r>
        <w:rPr>
          <w:rFonts w:hint="eastAsia"/>
          <w:sz w:val="24"/>
          <w:szCs w:val="24"/>
        </w:rPr>
        <w:t>在本荟萃分析中，我们故意不根据基线血压对</w:t>
      </w:r>
      <w:r>
        <w:rPr>
          <w:rFonts w:hint="eastAsia"/>
          <w:sz w:val="24"/>
          <w:szCs w:val="24"/>
        </w:rPr>
        <w:t>RCT</w:t>
      </w:r>
      <w:r>
        <w:rPr>
          <w:rFonts w:hint="eastAsia"/>
          <w:sz w:val="24"/>
          <w:szCs w:val="24"/>
        </w:rPr>
        <w:t>进行分层，以考察应启动降压治疗的血压水平。事实上，在可以纳入我们荟萃分析的</w:t>
      </w:r>
      <w:r>
        <w:rPr>
          <w:rFonts w:hint="eastAsia"/>
          <w:sz w:val="24"/>
          <w:szCs w:val="24"/>
        </w:rPr>
        <w:t>16</w:t>
      </w:r>
      <w:r>
        <w:rPr>
          <w:rFonts w:hint="eastAsia"/>
          <w:sz w:val="24"/>
          <w:szCs w:val="24"/>
        </w:rPr>
        <w:t>项比较更强化与非强化降压治疗的</w:t>
      </w:r>
      <w:r>
        <w:rPr>
          <w:rFonts w:hint="eastAsia"/>
          <w:sz w:val="24"/>
          <w:szCs w:val="24"/>
        </w:rPr>
        <w:t>RCT</w:t>
      </w:r>
      <w:r>
        <w:rPr>
          <w:rFonts w:hint="eastAsia"/>
          <w:sz w:val="24"/>
          <w:szCs w:val="24"/>
        </w:rPr>
        <w:t>中，有</w:t>
      </w:r>
      <w:r>
        <w:rPr>
          <w:rFonts w:hint="eastAsia"/>
          <w:sz w:val="24"/>
          <w:szCs w:val="24"/>
        </w:rPr>
        <w:t>12</w:t>
      </w:r>
      <w:r>
        <w:rPr>
          <w:rFonts w:hint="eastAsia"/>
          <w:sz w:val="24"/>
          <w:szCs w:val="24"/>
        </w:rPr>
        <w:t>项</w:t>
      </w:r>
      <w:r>
        <w:rPr>
          <w:rFonts w:hint="eastAsia"/>
          <w:sz w:val="24"/>
          <w:szCs w:val="24"/>
        </w:rPr>
        <w:t>RCT</w:t>
      </w:r>
      <w:r>
        <w:rPr>
          <w:rFonts w:hint="eastAsia"/>
          <w:sz w:val="24"/>
          <w:szCs w:val="24"/>
        </w:rPr>
        <w:t>入选的患者已经在进行降压治疗，且没有停药或直接改用随机治疗，故不清楚未接受治疗时的血压值（即用于决定采用哪种治疗的血压值）。因此，尽管在上述的少量</w:t>
      </w:r>
      <w:r>
        <w:rPr>
          <w:rFonts w:hint="eastAsia"/>
          <w:sz w:val="24"/>
          <w:szCs w:val="24"/>
        </w:rPr>
        <w:t>RCT</w:t>
      </w:r>
      <w:r>
        <w:rPr>
          <w:rFonts w:hint="eastAsia"/>
          <w:sz w:val="24"/>
          <w:szCs w:val="24"/>
        </w:rPr>
        <w:t>中，随机分组时的血</w:t>
      </w:r>
      <w:r>
        <w:rPr>
          <w:rFonts w:hint="eastAsia"/>
          <w:sz w:val="24"/>
          <w:szCs w:val="24"/>
        </w:rPr>
        <w:lastRenderedPageBreak/>
        <w:t>压值在所谓的高于正常的血压范围以内，但不能用它们的数据来显示对血压高于正常或高血压前期患者的治疗获益。</w:t>
      </w:r>
    </w:p>
    <w:p w14:paraId="3EA7DB93" w14:textId="77777777" w:rsidR="0067239B" w:rsidRDefault="00367850">
      <w:pPr>
        <w:spacing w:line="360" w:lineRule="auto"/>
        <w:ind w:firstLineChars="200" w:firstLine="480"/>
        <w:rPr>
          <w:sz w:val="24"/>
          <w:szCs w:val="24"/>
        </w:rPr>
      </w:pPr>
      <w:r>
        <w:rPr>
          <w:rFonts w:hint="eastAsia"/>
          <w:sz w:val="24"/>
          <w:szCs w:val="24"/>
        </w:rPr>
        <w:t>然而，在既往的一系列荟萃分析中，我们能够确认有</w:t>
      </w:r>
      <w:r>
        <w:rPr>
          <w:rFonts w:hint="eastAsia"/>
          <w:sz w:val="24"/>
          <w:szCs w:val="24"/>
        </w:rPr>
        <w:t>32</w:t>
      </w:r>
      <w:r>
        <w:rPr>
          <w:rFonts w:hint="eastAsia"/>
          <w:sz w:val="24"/>
          <w:szCs w:val="24"/>
        </w:rPr>
        <w:t>项降低血压的</w:t>
      </w:r>
      <w:r>
        <w:rPr>
          <w:rFonts w:hint="eastAsia"/>
          <w:sz w:val="24"/>
          <w:szCs w:val="24"/>
        </w:rPr>
        <w:t>RCT</w:t>
      </w:r>
      <w:r>
        <w:rPr>
          <w:rFonts w:hint="eastAsia"/>
          <w:sz w:val="24"/>
          <w:szCs w:val="24"/>
        </w:rPr>
        <w:t>（大部分是比较活性药物治疗与安慰剂的</w:t>
      </w:r>
      <w:r>
        <w:rPr>
          <w:rFonts w:hint="eastAsia"/>
          <w:sz w:val="24"/>
          <w:szCs w:val="24"/>
        </w:rPr>
        <w:t>RCT</w:t>
      </w:r>
      <w:r>
        <w:rPr>
          <w:rFonts w:hint="eastAsia"/>
          <w:sz w:val="24"/>
          <w:szCs w:val="24"/>
        </w:rPr>
        <w:t>）中</w:t>
      </w:r>
      <w:r>
        <w:rPr>
          <w:sz w:val="24"/>
          <w:szCs w:val="24"/>
        </w:rPr>
        <w:t>的</w:t>
      </w:r>
      <w:r>
        <w:rPr>
          <w:rFonts w:hint="eastAsia"/>
          <w:sz w:val="24"/>
          <w:szCs w:val="24"/>
        </w:rPr>
        <w:t>基线血压值未被目前的治疗干扰，能够显示在所有分级的高血压患者中</w:t>
      </w:r>
      <w:r>
        <w:rPr>
          <w:rFonts w:hint="eastAsia"/>
          <w:sz w:val="24"/>
          <w:szCs w:val="24"/>
        </w:rPr>
        <w:t>[</w:t>
      </w:r>
      <w:r>
        <w:rPr>
          <w:rFonts w:hint="eastAsia"/>
          <w:sz w:val="24"/>
          <w:szCs w:val="24"/>
        </w:rPr>
        <w:t>包括</w:t>
      </w:r>
      <w:r>
        <w:rPr>
          <w:rFonts w:hint="eastAsia"/>
          <w:sz w:val="24"/>
          <w:szCs w:val="24"/>
        </w:rPr>
        <w:t>1</w:t>
      </w:r>
      <w:r>
        <w:rPr>
          <w:rFonts w:hint="eastAsia"/>
          <w:sz w:val="24"/>
          <w:szCs w:val="24"/>
        </w:rPr>
        <w:t>级（</w:t>
      </w:r>
      <w:r>
        <w:rPr>
          <w:sz w:val="24"/>
          <w:szCs w:val="24"/>
        </w:rPr>
        <w:t>SBP</w:t>
      </w:r>
      <w:r>
        <w:rPr>
          <w:rFonts w:hint="eastAsia"/>
          <w:sz w:val="24"/>
          <w:szCs w:val="24"/>
        </w:rPr>
        <w:t>为</w:t>
      </w:r>
      <w:r>
        <w:rPr>
          <w:sz w:val="24"/>
          <w:szCs w:val="24"/>
        </w:rPr>
        <w:t>140</w:t>
      </w:r>
      <w:r>
        <w:rPr>
          <w:rFonts w:hint="eastAsia"/>
          <w:sz w:val="24"/>
          <w:szCs w:val="24"/>
        </w:rPr>
        <w:t>~</w:t>
      </w:r>
      <w:r>
        <w:rPr>
          <w:sz w:val="24"/>
          <w:szCs w:val="24"/>
        </w:rPr>
        <w:t>159 mmHg</w:t>
      </w:r>
      <w:r>
        <w:rPr>
          <w:rFonts w:hint="eastAsia"/>
          <w:sz w:val="24"/>
          <w:szCs w:val="24"/>
        </w:rPr>
        <w:t>，</w:t>
      </w:r>
      <w:r>
        <w:rPr>
          <w:sz w:val="24"/>
          <w:szCs w:val="24"/>
        </w:rPr>
        <w:t>DBP</w:t>
      </w:r>
      <w:r>
        <w:rPr>
          <w:rFonts w:hint="eastAsia"/>
          <w:sz w:val="24"/>
          <w:szCs w:val="24"/>
        </w:rPr>
        <w:t>为</w:t>
      </w:r>
      <w:r>
        <w:rPr>
          <w:sz w:val="24"/>
          <w:szCs w:val="24"/>
        </w:rPr>
        <w:t>90</w:t>
      </w:r>
      <w:r>
        <w:rPr>
          <w:rFonts w:hint="eastAsia"/>
          <w:sz w:val="24"/>
          <w:szCs w:val="24"/>
        </w:rPr>
        <w:t>~</w:t>
      </w:r>
      <w:r>
        <w:rPr>
          <w:sz w:val="24"/>
          <w:szCs w:val="24"/>
        </w:rPr>
        <w:t>99 mmHg</w:t>
      </w:r>
      <w:r>
        <w:rPr>
          <w:rFonts w:hint="eastAsia"/>
          <w:sz w:val="24"/>
          <w:szCs w:val="24"/>
        </w:rPr>
        <w:t>），低中危</w:t>
      </w:r>
      <w:r>
        <w:rPr>
          <w:rFonts w:hint="eastAsia"/>
          <w:sz w:val="24"/>
          <w:szCs w:val="24"/>
        </w:rPr>
        <w:t>]</w:t>
      </w:r>
      <w:r>
        <w:rPr>
          <w:rFonts w:hint="eastAsia"/>
          <w:sz w:val="24"/>
          <w:szCs w:val="24"/>
        </w:rPr>
        <w:t>，通过降低血压能够显著降低大多数终点的发生风险</w:t>
      </w:r>
      <w:r>
        <w:rPr>
          <w:sz w:val="24"/>
          <w:szCs w:val="24"/>
          <w:vertAlign w:val="superscript"/>
        </w:rPr>
        <w:t>[22]</w:t>
      </w:r>
      <w:r>
        <w:rPr>
          <w:rFonts w:hint="eastAsia"/>
          <w:sz w:val="24"/>
          <w:szCs w:val="24"/>
        </w:rPr>
        <w:t>。对于血压高于正常或高血压前期的患者，目前仍没有降压治疗有益的证据：我们在本研究的敏感性分析中考虑的</w:t>
      </w:r>
      <w:r>
        <w:rPr>
          <w:rFonts w:hint="eastAsia"/>
          <w:sz w:val="24"/>
          <w:szCs w:val="24"/>
        </w:rPr>
        <w:t>2</w:t>
      </w:r>
      <w:r>
        <w:rPr>
          <w:rFonts w:hint="eastAsia"/>
          <w:sz w:val="24"/>
          <w:szCs w:val="24"/>
        </w:rPr>
        <w:t>项</w:t>
      </w:r>
      <w:r>
        <w:rPr>
          <w:rFonts w:hint="eastAsia"/>
          <w:sz w:val="24"/>
          <w:szCs w:val="24"/>
        </w:rPr>
        <w:t>RCT</w:t>
      </w:r>
      <w:r>
        <w:rPr>
          <w:sz w:val="24"/>
          <w:szCs w:val="24"/>
          <w:vertAlign w:val="superscript"/>
        </w:rPr>
        <w:t>[25,26]</w:t>
      </w:r>
      <w:r>
        <w:rPr>
          <w:rFonts w:hint="eastAsia"/>
          <w:sz w:val="24"/>
          <w:szCs w:val="24"/>
        </w:rPr>
        <w:t>样本量太小、发生的终点事件太少，无法提供有效的证据，而且，当加入到其他对高血压患者的</w:t>
      </w:r>
      <w:r>
        <w:rPr>
          <w:rFonts w:hint="eastAsia"/>
          <w:sz w:val="24"/>
          <w:szCs w:val="24"/>
        </w:rPr>
        <w:t>RCT</w:t>
      </w:r>
      <w:r>
        <w:rPr>
          <w:rFonts w:hint="eastAsia"/>
          <w:sz w:val="24"/>
          <w:szCs w:val="24"/>
        </w:rPr>
        <w:t>中时，也未能改变荟萃分析的结果。因此</w:t>
      </w:r>
      <w:r>
        <w:rPr>
          <w:sz w:val="24"/>
          <w:szCs w:val="24"/>
        </w:rPr>
        <w:t>，最好</w:t>
      </w:r>
      <w:r>
        <w:rPr>
          <w:rFonts w:hint="eastAsia"/>
          <w:sz w:val="24"/>
          <w:szCs w:val="24"/>
        </w:rPr>
        <w:t>纳入规模较大的试验。</w:t>
      </w:r>
    </w:p>
    <w:p w14:paraId="489F62FB" w14:textId="77777777" w:rsidR="0067239B" w:rsidRDefault="0067239B">
      <w:pPr>
        <w:rPr>
          <w:sz w:val="18"/>
        </w:rPr>
      </w:pPr>
    </w:p>
    <w:p w14:paraId="25A50316" w14:textId="77777777" w:rsidR="0067239B" w:rsidRDefault="0067239B">
      <w:pPr>
        <w:rPr>
          <w:sz w:val="18"/>
        </w:rPr>
      </w:pPr>
    </w:p>
    <w:p w14:paraId="46743CE8" w14:textId="77777777" w:rsidR="0067239B" w:rsidRDefault="00367850">
      <w:pPr>
        <w:rPr>
          <w:b/>
        </w:rPr>
      </w:pPr>
      <w:r>
        <w:rPr>
          <w:rFonts w:hint="eastAsia"/>
          <w:b/>
        </w:rPr>
        <w:t>致谢（略）</w:t>
      </w:r>
    </w:p>
    <w:p w14:paraId="745168EB" w14:textId="77777777" w:rsidR="0067239B" w:rsidRDefault="00367850">
      <w:pPr>
        <w:rPr>
          <w:b/>
        </w:rPr>
      </w:pPr>
      <w:r>
        <w:rPr>
          <w:rFonts w:hint="eastAsia"/>
          <w:b/>
        </w:rPr>
        <w:t>利益冲突（略）</w:t>
      </w:r>
    </w:p>
    <w:p w14:paraId="7232FB00" w14:textId="77777777" w:rsidR="0067239B" w:rsidRDefault="00367850">
      <w:pPr>
        <w:rPr>
          <w:b/>
        </w:rPr>
      </w:pPr>
      <w:r>
        <w:rPr>
          <w:rFonts w:hint="eastAsia"/>
          <w:b/>
        </w:rPr>
        <w:t>参考文献（略）</w:t>
      </w:r>
    </w:p>
    <w:p w14:paraId="28D4241D" w14:textId="77777777" w:rsidR="0067239B" w:rsidRDefault="0067239B"/>
    <w:p w14:paraId="6D7A42C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 </w:t>
      </w:r>
      <w:proofErr w:type="spellStart"/>
      <w:r>
        <w:rPr>
          <w:rFonts w:ascii="AdvPAD40" w:hAnsi="AdvPAD40" w:cs="AdvPAD40"/>
          <w:sz w:val="16"/>
          <w:szCs w:val="16"/>
        </w:rPr>
        <w:t>Thomopoulos</w:t>
      </w:r>
      <w:proofErr w:type="spellEnd"/>
      <w:r>
        <w:rPr>
          <w:rFonts w:ascii="AdvPAD40" w:hAnsi="AdvPAD40" w:cs="AdvPAD40"/>
          <w:sz w:val="16"/>
          <w:szCs w:val="16"/>
        </w:rPr>
        <w:t xml:space="preserve"> C,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Zanchetti</w:t>
      </w:r>
      <w:proofErr w:type="spellEnd"/>
      <w:r>
        <w:rPr>
          <w:rFonts w:ascii="AdvPAD40" w:hAnsi="AdvPAD40" w:cs="AdvPAD40"/>
          <w:sz w:val="16"/>
          <w:szCs w:val="16"/>
        </w:rPr>
        <w:t xml:space="preserve"> A. Effects of blood pressure lowering on outcome incidence in hypertension. 1. Overview, </w:t>
      </w:r>
      <w:proofErr w:type="spellStart"/>
      <w:r>
        <w:rPr>
          <w:rFonts w:ascii="AdvPAD40" w:hAnsi="AdvPAD40" w:cs="AdvPAD40"/>
          <w:sz w:val="16"/>
          <w:szCs w:val="16"/>
        </w:rPr>
        <w:t>metaanalyses</w:t>
      </w:r>
      <w:proofErr w:type="spellEnd"/>
      <w:r>
        <w:rPr>
          <w:rFonts w:ascii="AdvPAD40" w:hAnsi="AdvPAD40" w:cs="AdvPAD40"/>
          <w:sz w:val="16"/>
          <w:szCs w:val="16"/>
        </w:rPr>
        <w:t xml:space="preserve"> and meta-regression analyses of randomized trials.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2014; 32:2285–2295.</w:t>
      </w:r>
    </w:p>
    <w:p w14:paraId="0660A8C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 Hansson L. The BBB Study: the effect of intensified antihypertensive treatment on the level of blood pressure, side-effects, morbidity and mortality in ‘well treated’ hypertensive patients. </w:t>
      </w:r>
      <w:proofErr w:type="spellStart"/>
      <w:r>
        <w:rPr>
          <w:rFonts w:ascii="AdvPAD40" w:hAnsi="AdvPAD40" w:cs="AdvPAD40"/>
          <w:sz w:val="16"/>
          <w:szCs w:val="16"/>
        </w:rPr>
        <w:t>Behandla</w:t>
      </w:r>
      <w:proofErr w:type="spellEnd"/>
      <w:r>
        <w:rPr>
          <w:rFonts w:ascii="AdvPAD40" w:hAnsi="AdvPAD40" w:cs="AdvPAD40"/>
          <w:sz w:val="16"/>
          <w:szCs w:val="16"/>
        </w:rPr>
        <w:t xml:space="preserve"> </w:t>
      </w:r>
      <w:proofErr w:type="spellStart"/>
      <w:r>
        <w:rPr>
          <w:rFonts w:ascii="AdvPAD40" w:hAnsi="AdvPAD40" w:cs="AdvPAD40"/>
          <w:sz w:val="16"/>
          <w:szCs w:val="16"/>
        </w:rPr>
        <w:t>Blodtryck</w:t>
      </w:r>
      <w:proofErr w:type="spellEnd"/>
      <w:r>
        <w:rPr>
          <w:rFonts w:ascii="AdvPAD40" w:hAnsi="AdvPAD40" w:cs="AdvPAD40"/>
          <w:sz w:val="16"/>
          <w:szCs w:val="16"/>
        </w:rPr>
        <w:t xml:space="preserve"> </w:t>
      </w:r>
      <w:proofErr w:type="spellStart"/>
      <w:r>
        <w:rPr>
          <w:rFonts w:ascii="AdvPAD40" w:hAnsi="AdvPAD40" w:cs="AdvPAD40"/>
          <w:sz w:val="16"/>
          <w:szCs w:val="16"/>
        </w:rPr>
        <w:t>Ba¨ttre</w:t>
      </w:r>
      <w:proofErr w:type="spellEnd"/>
      <w:r>
        <w:rPr>
          <w:rFonts w:ascii="AdvPAD40" w:hAnsi="AdvPAD40" w:cs="AdvPAD40"/>
          <w:sz w:val="16"/>
          <w:szCs w:val="16"/>
        </w:rPr>
        <w:t xml:space="preserve">. </w:t>
      </w:r>
      <w:r>
        <w:rPr>
          <w:rFonts w:ascii="AdvPAD41" w:hAnsi="AdvPAD41" w:cs="AdvPAD41"/>
          <w:sz w:val="16"/>
          <w:szCs w:val="16"/>
        </w:rPr>
        <w:t xml:space="preserve">Blood Press </w:t>
      </w:r>
      <w:r>
        <w:rPr>
          <w:rFonts w:ascii="AdvPAD40" w:hAnsi="AdvPAD40" w:cs="AdvPAD40"/>
          <w:sz w:val="16"/>
          <w:szCs w:val="16"/>
        </w:rPr>
        <w:t>1994; 3:248–254.</w:t>
      </w:r>
    </w:p>
    <w:p w14:paraId="4536D3A6" w14:textId="77777777" w:rsidR="0067239B" w:rsidRDefault="00367850">
      <w:pPr>
        <w:autoSpaceDE w:val="0"/>
        <w:autoSpaceDN w:val="0"/>
        <w:adjustRightInd w:val="0"/>
      </w:pPr>
      <w:r>
        <w:rPr>
          <w:rFonts w:ascii="AdvPAD40" w:hAnsi="AdvPAD40" w:cs="AdvPAD40"/>
          <w:sz w:val="16"/>
          <w:szCs w:val="16"/>
        </w:rPr>
        <w:t xml:space="preserve">3. Hansson L, </w:t>
      </w:r>
      <w:proofErr w:type="spellStart"/>
      <w:r>
        <w:rPr>
          <w:rFonts w:ascii="AdvPAD40" w:hAnsi="AdvPAD40" w:cs="AdvPAD40"/>
          <w:sz w:val="16"/>
          <w:szCs w:val="16"/>
        </w:rPr>
        <w:t>Zanchetti</w:t>
      </w:r>
      <w:proofErr w:type="spellEnd"/>
      <w:r>
        <w:rPr>
          <w:rFonts w:ascii="AdvPAD40" w:hAnsi="AdvPAD40" w:cs="AdvPAD40"/>
          <w:sz w:val="16"/>
          <w:szCs w:val="16"/>
        </w:rPr>
        <w:t xml:space="preserve"> A, Carruthers SG, </w:t>
      </w:r>
      <w:proofErr w:type="spellStart"/>
      <w:r>
        <w:rPr>
          <w:rFonts w:ascii="AdvPAD40" w:hAnsi="AdvPAD40" w:cs="AdvPAD40"/>
          <w:sz w:val="16"/>
          <w:szCs w:val="16"/>
        </w:rPr>
        <w:t>Dahlo¨f</w:t>
      </w:r>
      <w:proofErr w:type="spellEnd"/>
      <w:r>
        <w:rPr>
          <w:rFonts w:ascii="AdvPAD40" w:hAnsi="AdvPAD40" w:cs="AdvPAD40"/>
          <w:sz w:val="16"/>
          <w:szCs w:val="16"/>
        </w:rPr>
        <w:t xml:space="preserve"> B, </w:t>
      </w:r>
      <w:proofErr w:type="spellStart"/>
      <w:r>
        <w:rPr>
          <w:rFonts w:ascii="AdvPAD40" w:hAnsi="AdvPAD40" w:cs="AdvPAD40"/>
          <w:sz w:val="16"/>
          <w:szCs w:val="16"/>
        </w:rPr>
        <w:t>Elmfeldt</w:t>
      </w:r>
      <w:proofErr w:type="spellEnd"/>
      <w:r>
        <w:rPr>
          <w:rFonts w:ascii="AdvPAD40" w:hAnsi="AdvPAD40" w:cs="AdvPAD40"/>
          <w:sz w:val="16"/>
          <w:szCs w:val="16"/>
        </w:rPr>
        <w:t xml:space="preserve"> D, Julius S, </w:t>
      </w:r>
      <w:r>
        <w:rPr>
          <w:rFonts w:ascii="AdvPAD41" w:hAnsi="AdvPAD41" w:cs="AdvPAD41"/>
          <w:sz w:val="16"/>
          <w:szCs w:val="16"/>
        </w:rPr>
        <w:t xml:space="preserve">et al. </w:t>
      </w:r>
      <w:r>
        <w:rPr>
          <w:rFonts w:ascii="AdvPAD40" w:hAnsi="AdvPAD40" w:cs="AdvPAD40"/>
          <w:sz w:val="16"/>
          <w:szCs w:val="16"/>
        </w:rPr>
        <w:t xml:space="preserve">Effects of intensive blood-pressure lowering and low-dose aspirin in patients with hypertension: principal results of the Hypertension Optimal Treatment (HOT) </w:t>
      </w:r>
      <w:proofErr w:type="spellStart"/>
      <w:r>
        <w:rPr>
          <w:rFonts w:ascii="AdvPAD40" w:hAnsi="AdvPAD40" w:cs="AdvPAD40"/>
          <w:sz w:val="16"/>
          <w:szCs w:val="16"/>
        </w:rPr>
        <w:t>randomised</w:t>
      </w:r>
      <w:proofErr w:type="spellEnd"/>
      <w:r>
        <w:rPr>
          <w:rFonts w:ascii="AdvPAD40" w:hAnsi="AdvPAD40" w:cs="AdvPAD40"/>
          <w:sz w:val="16"/>
          <w:szCs w:val="16"/>
        </w:rPr>
        <w:t xml:space="preserve"> trial. HOT Study Group. </w:t>
      </w:r>
      <w:r>
        <w:rPr>
          <w:rFonts w:ascii="AdvPAD41" w:hAnsi="AdvPAD41" w:cs="AdvPAD41"/>
          <w:sz w:val="16"/>
          <w:szCs w:val="16"/>
        </w:rPr>
        <w:t xml:space="preserve">Lancet </w:t>
      </w:r>
      <w:r>
        <w:rPr>
          <w:rFonts w:ascii="AdvPAD40" w:hAnsi="AdvPAD40" w:cs="AdvPAD40"/>
          <w:sz w:val="16"/>
          <w:szCs w:val="16"/>
        </w:rPr>
        <w:t>1998; 351:1755–1762.</w:t>
      </w:r>
    </w:p>
    <w:p w14:paraId="6362517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 UK Prospective Diabetes Study Group. Tight blood pressure control and risk of macrovascular and microvascular complications in type 2 diabetes: UKPDS 38. </w:t>
      </w:r>
      <w:r>
        <w:rPr>
          <w:rFonts w:ascii="AdvPAD41" w:hAnsi="AdvPAD41" w:cs="AdvPAD41"/>
          <w:sz w:val="16"/>
          <w:szCs w:val="16"/>
        </w:rPr>
        <w:t xml:space="preserve">BMJ </w:t>
      </w:r>
      <w:r>
        <w:rPr>
          <w:rFonts w:ascii="AdvPAD40" w:hAnsi="AdvPAD40" w:cs="AdvPAD40"/>
          <w:sz w:val="16"/>
          <w:szCs w:val="16"/>
        </w:rPr>
        <w:t>1998; 317:703–713.</w:t>
      </w:r>
    </w:p>
    <w:p w14:paraId="4DDCD52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 </w:t>
      </w:r>
      <w:proofErr w:type="spellStart"/>
      <w:r>
        <w:rPr>
          <w:rFonts w:ascii="AdvPAD40" w:hAnsi="AdvPAD40" w:cs="AdvPAD40"/>
          <w:sz w:val="16"/>
          <w:szCs w:val="16"/>
        </w:rPr>
        <w:t>Sarnak</w:t>
      </w:r>
      <w:proofErr w:type="spellEnd"/>
      <w:r>
        <w:rPr>
          <w:rFonts w:ascii="AdvPAD40" w:hAnsi="AdvPAD40" w:cs="AdvPAD40"/>
          <w:sz w:val="16"/>
          <w:szCs w:val="16"/>
        </w:rPr>
        <w:t xml:space="preserve"> MJ, Greene T, Wang X, Beck G, </w:t>
      </w:r>
      <w:proofErr w:type="spellStart"/>
      <w:r>
        <w:rPr>
          <w:rFonts w:ascii="AdvPAD40" w:hAnsi="AdvPAD40" w:cs="AdvPAD40"/>
          <w:sz w:val="16"/>
          <w:szCs w:val="16"/>
        </w:rPr>
        <w:t>Kusek</w:t>
      </w:r>
      <w:proofErr w:type="spellEnd"/>
      <w:r>
        <w:rPr>
          <w:rFonts w:ascii="AdvPAD40" w:hAnsi="AdvPAD40" w:cs="AdvPAD40"/>
          <w:sz w:val="16"/>
          <w:szCs w:val="16"/>
        </w:rPr>
        <w:t xml:space="preserve"> JW, Collins AJ, </w:t>
      </w:r>
      <w:r>
        <w:rPr>
          <w:rFonts w:ascii="AdvPAD41" w:hAnsi="AdvPAD41" w:cs="AdvPAD41"/>
          <w:sz w:val="16"/>
          <w:szCs w:val="16"/>
        </w:rPr>
        <w:t xml:space="preserve">et al. </w:t>
      </w:r>
      <w:r>
        <w:rPr>
          <w:rFonts w:ascii="AdvPAD40" w:hAnsi="AdvPAD40" w:cs="AdvPAD40"/>
          <w:sz w:val="16"/>
          <w:szCs w:val="16"/>
        </w:rPr>
        <w:t xml:space="preserve">The effect of a lower target blood pressure on the progression of kidney disease: long-term follow-up of the modification of diet in renal disease study. </w:t>
      </w:r>
      <w:r>
        <w:rPr>
          <w:rFonts w:ascii="AdvPAD41" w:hAnsi="AdvPAD41" w:cs="AdvPAD41"/>
          <w:sz w:val="16"/>
          <w:szCs w:val="16"/>
        </w:rPr>
        <w:t xml:space="preserve">Ann Intern Med </w:t>
      </w:r>
      <w:r>
        <w:rPr>
          <w:rFonts w:ascii="AdvPAD40" w:hAnsi="AdvPAD40" w:cs="AdvPAD40"/>
          <w:sz w:val="16"/>
          <w:szCs w:val="16"/>
        </w:rPr>
        <w:t>2005; 142:342–351.</w:t>
      </w:r>
    </w:p>
    <w:p w14:paraId="2BE9B0C7"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6. Estacio RO, Jeffers BW, Gifford N, </w:t>
      </w:r>
      <w:proofErr w:type="spellStart"/>
      <w:r>
        <w:rPr>
          <w:rFonts w:ascii="AdvPAD40" w:hAnsi="AdvPAD40" w:cs="AdvPAD40"/>
          <w:sz w:val="16"/>
          <w:szCs w:val="16"/>
        </w:rPr>
        <w:t>Schrier</w:t>
      </w:r>
      <w:proofErr w:type="spellEnd"/>
      <w:r>
        <w:rPr>
          <w:rFonts w:ascii="AdvPAD40" w:hAnsi="AdvPAD40" w:cs="AdvPAD40"/>
          <w:sz w:val="16"/>
          <w:szCs w:val="16"/>
        </w:rPr>
        <w:t xml:space="preserve"> RW. Effect of blood pressure control on diabetic microvascular complications in patients with hypertension and type 2 diabetes. </w:t>
      </w:r>
      <w:r>
        <w:rPr>
          <w:rFonts w:ascii="AdvPAD41" w:hAnsi="AdvPAD41" w:cs="AdvPAD41"/>
          <w:sz w:val="16"/>
          <w:szCs w:val="16"/>
        </w:rPr>
        <w:t xml:space="preserve">Diabetes Care </w:t>
      </w:r>
      <w:r>
        <w:rPr>
          <w:rFonts w:ascii="AdvPAD40" w:hAnsi="AdvPAD40" w:cs="AdvPAD40"/>
          <w:sz w:val="16"/>
          <w:szCs w:val="16"/>
        </w:rPr>
        <w:t xml:space="preserve">2000; </w:t>
      </w:r>
      <w:proofErr w:type="gramStart"/>
      <w:r>
        <w:rPr>
          <w:rFonts w:ascii="AdvPAD40" w:hAnsi="AdvPAD40" w:cs="AdvPAD40"/>
          <w:sz w:val="16"/>
          <w:szCs w:val="16"/>
        </w:rPr>
        <w:t>23:B</w:t>
      </w:r>
      <w:proofErr w:type="gramEnd"/>
      <w:r>
        <w:rPr>
          <w:rFonts w:ascii="AdvPAD40" w:hAnsi="AdvPAD40" w:cs="AdvPAD40"/>
          <w:sz w:val="16"/>
          <w:szCs w:val="16"/>
        </w:rPr>
        <w:t>54–B64.</w:t>
      </w:r>
    </w:p>
    <w:p w14:paraId="3F2F8EF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7. Appel LJ, Wright JT Jr, Greene T, </w:t>
      </w:r>
      <w:proofErr w:type="spellStart"/>
      <w:r>
        <w:rPr>
          <w:rFonts w:ascii="AdvPAD40" w:hAnsi="AdvPAD40" w:cs="AdvPAD40"/>
          <w:sz w:val="16"/>
          <w:szCs w:val="16"/>
        </w:rPr>
        <w:t>Agodoa</w:t>
      </w:r>
      <w:proofErr w:type="spellEnd"/>
      <w:r>
        <w:rPr>
          <w:rFonts w:ascii="AdvPAD40" w:hAnsi="AdvPAD40" w:cs="AdvPAD40"/>
          <w:sz w:val="16"/>
          <w:szCs w:val="16"/>
        </w:rPr>
        <w:t xml:space="preserve"> LY, Astor BC, </w:t>
      </w:r>
      <w:proofErr w:type="spellStart"/>
      <w:r>
        <w:rPr>
          <w:rFonts w:ascii="AdvPAD40" w:hAnsi="AdvPAD40" w:cs="AdvPAD40"/>
          <w:sz w:val="16"/>
          <w:szCs w:val="16"/>
        </w:rPr>
        <w:t>Bakris</w:t>
      </w:r>
      <w:proofErr w:type="spellEnd"/>
      <w:r>
        <w:rPr>
          <w:rFonts w:ascii="AdvPAD40" w:hAnsi="AdvPAD40" w:cs="AdvPAD40"/>
          <w:sz w:val="16"/>
          <w:szCs w:val="16"/>
        </w:rPr>
        <w:t xml:space="preserve"> GL, </w:t>
      </w:r>
      <w:r>
        <w:rPr>
          <w:rFonts w:ascii="AdvPAD41" w:hAnsi="AdvPAD41" w:cs="AdvPAD41"/>
          <w:sz w:val="16"/>
          <w:szCs w:val="16"/>
        </w:rPr>
        <w:t xml:space="preserve">et al. </w:t>
      </w:r>
      <w:r>
        <w:rPr>
          <w:rFonts w:ascii="AdvPAD40" w:hAnsi="AdvPAD40" w:cs="AdvPAD40"/>
          <w:sz w:val="16"/>
          <w:szCs w:val="16"/>
        </w:rPr>
        <w:t xml:space="preserve">Intensive blood-pressure control in hypertensive chronic kidney disease.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2010; 363:918–929.</w:t>
      </w:r>
    </w:p>
    <w:p w14:paraId="1E8BACCA"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8. </w:t>
      </w:r>
      <w:proofErr w:type="spellStart"/>
      <w:r>
        <w:rPr>
          <w:rFonts w:ascii="AdvPAD40" w:hAnsi="AdvPAD40" w:cs="AdvPAD40"/>
          <w:sz w:val="16"/>
          <w:szCs w:val="16"/>
        </w:rPr>
        <w:t>Fogari</w:t>
      </w:r>
      <w:proofErr w:type="spellEnd"/>
      <w:r>
        <w:rPr>
          <w:rFonts w:ascii="AdvPAD40" w:hAnsi="AdvPAD40" w:cs="AdvPAD40"/>
          <w:sz w:val="16"/>
          <w:szCs w:val="16"/>
        </w:rPr>
        <w:t xml:space="preserve"> R, </w:t>
      </w:r>
      <w:proofErr w:type="spellStart"/>
      <w:r>
        <w:rPr>
          <w:rFonts w:ascii="AdvPAD40" w:hAnsi="AdvPAD40" w:cs="AdvPAD40"/>
          <w:sz w:val="16"/>
          <w:szCs w:val="16"/>
        </w:rPr>
        <w:t>Preti</w:t>
      </w:r>
      <w:proofErr w:type="spellEnd"/>
      <w:r>
        <w:rPr>
          <w:rFonts w:ascii="AdvPAD40" w:hAnsi="AdvPAD40" w:cs="AdvPAD40"/>
          <w:sz w:val="16"/>
          <w:szCs w:val="16"/>
        </w:rPr>
        <w:t xml:space="preserve"> P, </w:t>
      </w:r>
      <w:proofErr w:type="spellStart"/>
      <w:r>
        <w:rPr>
          <w:rFonts w:ascii="AdvPAD40" w:hAnsi="AdvPAD40" w:cs="AdvPAD40"/>
          <w:sz w:val="16"/>
          <w:szCs w:val="16"/>
        </w:rPr>
        <w:t>Zoppi</w:t>
      </w:r>
      <w:proofErr w:type="spellEnd"/>
      <w:r>
        <w:rPr>
          <w:rFonts w:ascii="AdvPAD40" w:hAnsi="AdvPAD40" w:cs="AdvPAD40"/>
          <w:sz w:val="16"/>
          <w:szCs w:val="16"/>
        </w:rPr>
        <w:t xml:space="preserve"> A, </w:t>
      </w:r>
      <w:proofErr w:type="spellStart"/>
      <w:r>
        <w:rPr>
          <w:rFonts w:ascii="AdvPAD40" w:hAnsi="AdvPAD40" w:cs="AdvPAD40"/>
          <w:sz w:val="16"/>
          <w:szCs w:val="16"/>
        </w:rPr>
        <w:t>Rinaldi</w:t>
      </w:r>
      <w:proofErr w:type="spellEnd"/>
      <w:r>
        <w:rPr>
          <w:rFonts w:ascii="AdvPAD40" w:hAnsi="AdvPAD40" w:cs="AdvPAD40"/>
          <w:sz w:val="16"/>
          <w:szCs w:val="16"/>
        </w:rPr>
        <w:t xml:space="preserve"> A, </w:t>
      </w:r>
      <w:proofErr w:type="spellStart"/>
      <w:r>
        <w:rPr>
          <w:rFonts w:ascii="AdvPAD40" w:hAnsi="AdvPAD40" w:cs="AdvPAD40"/>
          <w:sz w:val="16"/>
          <w:szCs w:val="16"/>
        </w:rPr>
        <w:t>Corradi</w:t>
      </w:r>
      <w:proofErr w:type="spellEnd"/>
      <w:r>
        <w:rPr>
          <w:rFonts w:ascii="AdvPAD40" w:hAnsi="AdvPAD40" w:cs="AdvPAD40"/>
          <w:sz w:val="16"/>
          <w:szCs w:val="16"/>
        </w:rPr>
        <w:t xml:space="preserve"> L, </w:t>
      </w:r>
      <w:proofErr w:type="spellStart"/>
      <w:r>
        <w:rPr>
          <w:rFonts w:ascii="AdvPAD40" w:hAnsi="AdvPAD40" w:cs="AdvPAD40"/>
          <w:sz w:val="16"/>
          <w:szCs w:val="16"/>
        </w:rPr>
        <w:t>Pasotti</w:t>
      </w:r>
      <w:proofErr w:type="spellEnd"/>
      <w:r>
        <w:rPr>
          <w:rFonts w:ascii="AdvPAD40" w:hAnsi="AdvPAD40" w:cs="AdvPAD40"/>
          <w:sz w:val="16"/>
          <w:szCs w:val="16"/>
        </w:rPr>
        <w:t xml:space="preserve"> C, </w:t>
      </w:r>
      <w:r>
        <w:rPr>
          <w:rFonts w:ascii="AdvPAD41" w:hAnsi="AdvPAD41" w:cs="AdvPAD41"/>
          <w:sz w:val="16"/>
          <w:szCs w:val="16"/>
        </w:rPr>
        <w:t xml:space="preserve">et al. </w:t>
      </w:r>
      <w:r>
        <w:rPr>
          <w:rFonts w:ascii="AdvPAD40" w:hAnsi="AdvPAD40" w:cs="AdvPAD40"/>
          <w:sz w:val="16"/>
          <w:szCs w:val="16"/>
        </w:rPr>
        <w:t xml:space="preserve">Effects of amlodipine </w:t>
      </w:r>
      <w:proofErr w:type="spellStart"/>
      <w:r>
        <w:rPr>
          <w:rFonts w:ascii="AdvPAD40" w:hAnsi="AdvPAD40" w:cs="AdvPAD40"/>
          <w:sz w:val="16"/>
          <w:szCs w:val="16"/>
        </w:rPr>
        <w:t>fosinopril</w:t>
      </w:r>
      <w:proofErr w:type="spellEnd"/>
      <w:r>
        <w:rPr>
          <w:rFonts w:ascii="AdvPAD40" w:hAnsi="AdvPAD40" w:cs="AdvPAD40"/>
          <w:sz w:val="16"/>
          <w:szCs w:val="16"/>
        </w:rPr>
        <w:t xml:space="preserve"> combination on </w:t>
      </w:r>
      <w:proofErr w:type="spellStart"/>
      <w:r>
        <w:rPr>
          <w:rFonts w:ascii="AdvPAD40" w:hAnsi="AdvPAD40" w:cs="AdvPAD40"/>
          <w:sz w:val="16"/>
          <w:szCs w:val="16"/>
        </w:rPr>
        <w:t>microalbuminuria</w:t>
      </w:r>
      <w:proofErr w:type="spellEnd"/>
      <w:r>
        <w:rPr>
          <w:rFonts w:ascii="AdvPAD40" w:hAnsi="AdvPAD40" w:cs="AdvPAD40"/>
          <w:sz w:val="16"/>
          <w:szCs w:val="16"/>
        </w:rPr>
        <w:t xml:space="preserve"> in hypertensive type 2 diabetic patients. </w:t>
      </w:r>
      <w:r>
        <w:rPr>
          <w:rFonts w:ascii="AdvPAD41" w:hAnsi="AdvPAD41" w:cs="AdvPAD41"/>
          <w:sz w:val="16"/>
          <w:szCs w:val="16"/>
        </w:rPr>
        <w:t xml:space="preserve">Am 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2002; 15:1042–1049.</w:t>
      </w:r>
    </w:p>
    <w:p w14:paraId="6F7070CF"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9. </w:t>
      </w:r>
      <w:proofErr w:type="spellStart"/>
      <w:r>
        <w:rPr>
          <w:rFonts w:ascii="AdvPAD40" w:hAnsi="AdvPAD40" w:cs="AdvPAD40"/>
          <w:sz w:val="16"/>
          <w:szCs w:val="16"/>
        </w:rPr>
        <w:t>Ruggenenti</w:t>
      </w:r>
      <w:proofErr w:type="spellEnd"/>
      <w:r>
        <w:rPr>
          <w:rFonts w:ascii="AdvPAD40" w:hAnsi="AdvPAD40" w:cs="AdvPAD40"/>
          <w:sz w:val="16"/>
          <w:szCs w:val="16"/>
        </w:rPr>
        <w:t xml:space="preserve"> P, </w:t>
      </w:r>
      <w:proofErr w:type="spellStart"/>
      <w:r>
        <w:rPr>
          <w:rFonts w:ascii="AdvPAD40" w:hAnsi="AdvPAD40" w:cs="AdvPAD40"/>
          <w:sz w:val="16"/>
          <w:szCs w:val="16"/>
        </w:rPr>
        <w:t>Perna</w:t>
      </w:r>
      <w:proofErr w:type="spellEnd"/>
      <w:r>
        <w:rPr>
          <w:rFonts w:ascii="AdvPAD40" w:hAnsi="AdvPAD40" w:cs="AdvPAD40"/>
          <w:sz w:val="16"/>
          <w:szCs w:val="16"/>
        </w:rPr>
        <w:t xml:space="preserve"> A, </w:t>
      </w:r>
      <w:proofErr w:type="spellStart"/>
      <w:r>
        <w:rPr>
          <w:rFonts w:ascii="AdvPAD40" w:hAnsi="AdvPAD40" w:cs="AdvPAD40"/>
          <w:sz w:val="16"/>
          <w:szCs w:val="16"/>
        </w:rPr>
        <w:t>Loriga</w:t>
      </w:r>
      <w:proofErr w:type="spellEnd"/>
      <w:r>
        <w:rPr>
          <w:rFonts w:ascii="AdvPAD40" w:hAnsi="AdvPAD40" w:cs="AdvPAD40"/>
          <w:sz w:val="16"/>
          <w:szCs w:val="16"/>
        </w:rPr>
        <w:t xml:space="preserve"> G, </w:t>
      </w:r>
      <w:proofErr w:type="spellStart"/>
      <w:r>
        <w:rPr>
          <w:rFonts w:ascii="AdvPAD40" w:hAnsi="AdvPAD40" w:cs="AdvPAD40"/>
          <w:sz w:val="16"/>
          <w:szCs w:val="16"/>
        </w:rPr>
        <w:t>Ganeva</w:t>
      </w:r>
      <w:proofErr w:type="spellEnd"/>
      <w:r>
        <w:rPr>
          <w:rFonts w:ascii="AdvPAD40" w:hAnsi="AdvPAD40" w:cs="AdvPAD40"/>
          <w:sz w:val="16"/>
          <w:szCs w:val="16"/>
        </w:rPr>
        <w:t xml:space="preserve"> M, </w:t>
      </w:r>
      <w:proofErr w:type="spellStart"/>
      <w:r>
        <w:rPr>
          <w:rFonts w:ascii="AdvPAD40" w:hAnsi="AdvPAD40" w:cs="AdvPAD40"/>
          <w:sz w:val="16"/>
          <w:szCs w:val="16"/>
        </w:rPr>
        <w:t>Ene-Iordache</w:t>
      </w:r>
      <w:proofErr w:type="spellEnd"/>
      <w:r>
        <w:rPr>
          <w:rFonts w:ascii="AdvPAD40" w:hAnsi="AdvPAD40" w:cs="AdvPAD40"/>
          <w:sz w:val="16"/>
          <w:szCs w:val="16"/>
        </w:rPr>
        <w:t xml:space="preserve"> B, </w:t>
      </w:r>
      <w:proofErr w:type="spellStart"/>
      <w:r>
        <w:rPr>
          <w:rFonts w:ascii="AdvPAD40" w:hAnsi="AdvPAD40" w:cs="AdvPAD40"/>
          <w:sz w:val="16"/>
          <w:szCs w:val="16"/>
        </w:rPr>
        <w:t>Turturro</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Blood-pressure control for </w:t>
      </w:r>
      <w:proofErr w:type="spellStart"/>
      <w:r>
        <w:rPr>
          <w:rFonts w:ascii="AdvPAD40" w:hAnsi="AdvPAD40" w:cs="AdvPAD40"/>
          <w:sz w:val="16"/>
          <w:szCs w:val="16"/>
        </w:rPr>
        <w:t>renoprotection</w:t>
      </w:r>
      <w:proofErr w:type="spellEnd"/>
      <w:r>
        <w:rPr>
          <w:rFonts w:ascii="AdvPAD40" w:hAnsi="AdvPAD40" w:cs="AdvPAD40"/>
          <w:sz w:val="16"/>
          <w:szCs w:val="16"/>
        </w:rPr>
        <w:t xml:space="preserve"> in patients with </w:t>
      </w:r>
      <w:proofErr w:type="spellStart"/>
      <w:r>
        <w:rPr>
          <w:rFonts w:ascii="AdvPAD40" w:hAnsi="AdvPAD40" w:cs="AdvPAD40"/>
          <w:sz w:val="16"/>
          <w:szCs w:val="16"/>
        </w:rPr>
        <w:t>nondiabetic</w:t>
      </w:r>
      <w:proofErr w:type="spellEnd"/>
      <w:r>
        <w:rPr>
          <w:rFonts w:ascii="AdvPAD40" w:hAnsi="AdvPAD40" w:cs="AdvPAD40"/>
          <w:sz w:val="16"/>
          <w:szCs w:val="16"/>
        </w:rPr>
        <w:t xml:space="preserve"> chronic renal disease (REIN-2): </w:t>
      </w:r>
      <w:proofErr w:type="spellStart"/>
      <w:r>
        <w:rPr>
          <w:rFonts w:ascii="AdvPAD40" w:hAnsi="AdvPAD40" w:cs="AdvPAD40"/>
          <w:sz w:val="16"/>
          <w:szCs w:val="16"/>
        </w:rPr>
        <w:t>multicentre</w:t>
      </w:r>
      <w:proofErr w:type="spellEnd"/>
      <w:r>
        <w:rPr>
          <w:rFonts w:ascii="AdvPAD40" w:hAnsi="AdvPAD40" w:cs="AdvPAD40"/>
          <w:sz w:val="16"/>
          <w:szCs w:val="16"/>
        </w:rPr>
        <w:t xml:space="preserve">, randomized controlled trial. </w:t>
      </w:r>
      <w:r>
        <w:rPr>
          <w:rFonts w:ascii="AdvPAD41" w:hAnsi="AdvPAD41" w:cs="AdvPAD41"/>
          <w:sz w:val="16"/>
          <w:szCs w:val="16"/>
        </w:rPr>
        <w:t xml:space="preserve">Lancet </w:t>
      </w:r>
      <w:r>
        <w:rPr>
          <w:rFonts w:ascii="AdvPAD40" w:hAnsi="AdvPAD40" w:cs="AdvPAD40"/>
          <w:sz w:val="16"/>
          <w:szCs w:val="16"/>
        </w:rPr>
        <w:t>2005; 365:939–946.</w:t>
      </w:r>
    </w:p>
    <w:p w14:paraId="47A4B49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10. JATOS Study Group. Principal results of the Japanese trial to assess optimal systolic blood pressure in elderly hypertensive patients (JATOS). </w:t>
      </w:r>
      <w:proofErr w:type="spellStart"/>
      <w:r>
        <w:rPr>
          <w:rFonts w:ascii="AdvPAD41" w:hAnsi="AdvPAD41" w:cs="AdvPAD41"/>
          <w:sz w:val="16"/>
          <w:szCs w:val="16"/>
        </w:rPr>
        <w:t>Hypertens</w:t>
      </w:r>
      <w:proofErr w:type="spellEnd"/>
      <w:r>
        <w:rPr>
          <w:rFonts w:ascii="AdvPAD41" w:hAnsi="AdvPAD41" w:cs="AdvPAD41"/>
          <w:sz w:val="16"/>
          <w:szCs w:val="16"/>
        </w:rPr>
        <w:t xml:space="preserve"> Res </w:t>
      </w:r>
      <w:r>
        <w:rPr>
          <w:rFonts w:ascii="AdvPAD40" w:hAnsi="AdvPAD40" w:cs="AdvPAD40"/>
          <w:sz w:val="16"/>
          <w:szCs w:val="16"/>
        </w:rPr>
        <w:t>2008; 31:2115–2127.</w:t>
      </w:r>
    </w:p>
    <w:p w14:paraId="14B0638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11. Howard BV, Roman MJ, Devereux RB, </w:t>
      </w:r>
      <w:proofErr w:type="spellStart"/>
      <w:r>
        <w:rPr>
          <w:rFonts w:ascii="AdvPAD40" w:hAnsi="AdvPAD40" w:cs="AdvPAD40"/>
          <w:sz w:val="16"/>
          <w:szCs w:val="16"/>
        </w:rPr>
        <w:t>Fleg</w:t>
      </w:r>
      <w:proofErr w:type="spellEnd"/>
      <w:r>
        <w:rPr>
          <w:rFonts w:ascii="AdvPAD40" w:hAnsi="AdvPAD40" w:cs="AdvPAD40"/>
          <w:sz w:val="16"/>
          <w:szCs w:val="16"/>
        </w:rPr>
        <w:t xml:space="preserve"> JL, Galloway JM, Henderson JA, </w:t>
      </w:r>
      <w:r>
        <w:rPr>
          <w:rFonts w:ascii="AdvPAD41" w:hAnsi="AdvPAD41" w:cs="AdvPAD41"/>
          <w:sz w:val="16"/>
          <w:szCs w:val="16"/>
        </w:rPr>
        <w:t xml:space="preserve">et al. </w:t>
      </w:r>
      <w:r>
        <w:rPr>
          <w:rFonts w:ascii="AdvPAD40" w:hAnsi="AdvPAD40" w:cs="AdvPAD40"/>
          <w:sz w:val="16"/>
          <w:szCs w:val="16"/>
        </w:rPr>
        <w:t xml:space="preserve">Effect of lower targets for blood pressure </w:t>
      </w:r>
      <w:r>
        <w:rPr>
          <w:rFonts w:ascii="AdvPAD40" w:hAnsi="AdvPAD40" w:cs="AdvPAD40"/>
          <w:sz w:val="16"/>
          <w:szCs w:val="16"/>
        </w:rPr>
        <w:lastRenderedPageBreak/>
        <w:t xml:space="preserve">and LDL cholesterol on atherosclerosis in diabetes: the SANDS randomized trial. </w:t>
      </w:r>
      <w:r>
        <w:rPr>
          <w:rFonts w:ascii="AdvPAD41" w:hAnsi="AdvPAD41" w:cs="AdvPAD41"/>
          <w:sz w:val="16"/>
          <w:szCs w:val="16"/>
        </w:rPr>
        <w:t xml:space="preserve">JAMA </w:t>
      </w:r>
      <w:r>
        <w:rPr>
          <w:rFonts w:ascii="AdvPAD40" w:hAnsi="AdvPAD40" w:cs="AdvPAD40"/>
          <w:sz w:val="16"/>
          <w:szCs w:val="16"/>
        </w:rPr>
        <w:t>2008; 299:1678–1689.</w:t>
      </w:r>
    </w:p>
    <w:p w14:paraId="4DE678F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12. </w:t>
      </w:r>
      <w:proofErr w:type="spellStart"/>
      <w:r>
        <w:rPr>
          <w:rFonts w:ascii="AdvPAD40" w:hAnsi="AdvPAD40" w:cs="AdvPAD40"/>
          <w:sz w:val="16"/>
          <w:szCs w:val="16"/>
        </w:rPr>
        <w:t>Verdecchia</w:t>
      </w:r>
      <w:proofErr w:type="spellEnd"/>
      <w:r>
        <w:rPr>
          <w:rFonts w:ascii="AdvPAD40" w:hAnsi="AdvPAD40" w:cs="AdvPAD40"/>
          <w:sz w:val="16"/>
          <w:szCs w:val="16"/>
        </w:rPr>
        <w:t xml:space="preserve"> P, </w:t>
      </w:r>
      <w:proofErr w:type="spellStart"/>
      <w:r>
        <w:rPr>
          <w:rFonts w:ascii="AdvPAD40" w:hAnsi="AdvPAD40" w:cs="AdvPAD40"/>
          <w:sz w:val="16"/>
          <w:szCs w:val="16"/>
        </w:rPr>
        <w:t>Staessen</w:t>
      </w:r>
      <w:proofErr w:type="spellEnd"/>
      <w:r>
        <w:rPr>
          <w:rFonts w:ascii="AdvPAD40" w:hAnsi="AdvPAD40" w:cs="AdvPAD40"/>
          <w:sz w:val="16"/>
          <w:szCs w:val="16"/>
        </w:rPr>
        <w:t xml:space="preserve"> JA, </w:t>
      </w:r>
      <w:proofErr w:type="spellStart"/>
      <w:r>
        <w:rPr>
          <w:rFonts w:ascii="AdvPAD40" w:hAnsi="AdvPAD40" w:cs="AdvPAD40"/>
          <w:sz w:val="16"/>
          <w:szCs w:val="16"/>
        </w:rPr>
        <w:t>Angeli</w:t>
      </w:r>
      <w:proofErr w:type="spellEnd"/>
      <w:r>
        <w:rPr>
          <w:rFonts w:ascii="AdvPAD40" w:hAnsi="AdvPAD40" w:cs="AdvPAD40"/>
          <w:sz w:val="16"/>
          <w:szCs w:val="16"/>
        </w:rPr>
        <w:t xml:space="preserve"> F, De Simone G, </w:t>
      </w:r>
      <w:proofErr w:type="spellStart"/>
      <w:r>
        <w:rPr>
          <w:rFonts w:ascii="AdvPAD40" w:hAnsi="AdvPAD40" w:cs="AdvPAD40"/>
          <w:sz w:val="16"/>
          <w:szCs w:val="16"/>
        </w:rPr>
        <w:t>Achilli</w:t>
      </w:r>
      <w:proofErr w:type="spellEnd"/>
      <w:r>
        <w:rPr>
          <w:rFonts w:ascii="AdvPAD40" w:hAnsi="AdvPAD40" w:cs="AdvPAD40"/>
          <w:sz w:val="16"/>
          <w:szCs w:val="16"/>
        </w:rPr>
        <w:t xml:space="preserve"> A, </w:t>
      </w:r>
      <w:proofErr w:type="spellStart"/>
      <w:r>
        <w:rPr>
          <w:rFonts w:ascii="AdvPAD40" w:hAnsi="AdvPAD40" w:cs="AdvPAD40"/>
          <w:sz w:val="16"/>
          <w:szCs w:val="16"/>
        </w:rPr>
        <w:t>Ganau</w:t>
      </w:r>
      <w:proofErr w:type="spellEnd"/>
      <w:r>
        <w:rPr>
          <w:rFonts w:ascii="AdvPAD40" w:hAnsi="AdvPAD40" w:cs="AdvPAD40"/>
          <w:sz w:val="16"/>
          <w:szCs w:val="16"/>
        </w:rPr>
        <w:t xml:space="preserve"> A, </w:t>
      </w:r>
      <w:r>
        <w:rPr>
          <w:rFonts w:ascii="AdvPAD41" w:hAnsi="AdvPAD41" w:cs="AdvPAD41"/>
          <w:sz w:val="16"/>
          <w:szCs w:val="16"/>
        </w:rPr>
        <w:t xml:space="preserve">et al. </w:t>
      </w:r>
      <w:r>
        <w:rPr>
          <w:rFonts w:ascii="AdvPAD40" w:hAnsi="AdvPAD40" w:cs="AdvPAD40"/>
          <w:sz w:val="16"/>
          <w:szCs w:val="16"/>
        </w:rPr>
        <w:t xml:space="preserve">Usual vs. tight control of systolic blood pressure in nondiabetic patients with hypertension (Cardio-Sis): an open-label randomized trial. </w:t>
      </w:r>
      <w:r>
        <w:rPr>
          <w:rFonts w:ascii="AdvPAD41" w:hAnsi="AdvPAD41" w:cs="AdvPAD41"/>
          <w:sz w:val="16"/>
          <w:szCs w:val="16"/>
        </w:rPr>
        <w:t xml:space="preserve">Lancet </w:t>
      </w:r>
      <w:r>
        <w:rPr>
          <w:rFonts w:ascii="AdvPAD40" w:hAnsi="AdvPAD40" w:cs="AdvPAD40"/>
          <w:sz w:val="16"/>
          <w:szCs w:val="16"/>
        </w:rPr>
        <w:t>2009; 374:525–533.</w:t>
      </w:r>
    </w:p>
    <w:p w14:paraId="1DBACC6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13. The ACCORD Study Group. Effects of intensive blood-pressure control in type 2 diabetes mellitus.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2010; 362:1575–1585.</w:t>
      </w:r>
    </w:p>
    <w:p w14:paraId="223F97B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14. </w:t>
      </w:r>
      <w:proofErr w:type="spellStart"/>
      <w:r>
        <w:rPr>
          <w:rFonts w:ascii="AdvPAD40" w:hAnsi="AdvPAD40" w:cs="AdvPAD40"/>
          <w:sz w:val="16"/>
          <w:szCs w:val="16"/>
        </w:rPr>
        <w:t>Ogihara</w:t>
      </w:r>
      <w:proofErr w:type="spellEnd"/>
      <w:r>
        <w:rPr>
          <w:rFonts w:ascii="AdvPAD40" w:hAnsi="AdvPAD40" w:cs="AdvPAD40"/>
          <w:sz w:val="16"/>
          <w:szCs w:val="16"/>
        </w:rPr>
        <w:t xml:space="preserve"> T, Saruta T, </w:t>
      </w:r>
      <w:proofErr w:type="spellStart"/>
      <w:r>
        <w:rPr>
          <w:rFonts w:ascii="AdvPAD40" w:hAnsi="AdvPAD40" w:cs="AdvPAD40"/>
          <w:sz w:val="16"/>
          <w:szCs w:val="16"/>
        </w:rPr>
        <w:t>Rakugi</w:t>
      </w:r>
      <w:proofErr w:type="spellEnd"/>
      <w:r>
        <w:rPr>
          <w:rFonts w:ascii="AdvPAD40" w:hAnsi="AdvPAD40" w:cs="AdvPAD40"/>
          <w:sz w:val="16"/>
          <w:szCs w:val="16"/>
        </w:rPr>
        <w:t xml:space="preserve"> H, Matsuoka H, </w:t>
      </w:r>
      <w:proofErr w:type="spellStart"/>
      <w:r>
        <w:rPr>
          <w:rFonts w:ascii="AdvPAD40" w:hAnsi="AdvPAD40" w:cs="AdvPAD40"/>
          <w:sz w:val="16"/>
          <w:szCs w:val="16"/>
        </w:rPr>
        <w:t>Shimamoto</w:t>
      </w:r>
      <w:proofErr w:type="spellEnd"/>
      <w:r>
        <w:rPr>
          <w:rFonts w:ascii="AdvPAD40" w:hAnsi="AdvPAD40" w:cs="AdvPAD40"/>
          <w:sz w:val="16"/>
          <w:szCs w:val="16"/>
        </w:rPr>
        <w:t xml:space="preserve"> K, Shimada K, </w:t>
      </w:r>
      <w:r>
        <w:rPr>
          <w:rFonts w:ascii="AdvPAD41" w:hAnsi="AdvPAD41" w:cs="AdvPAD41"/>
          <w:sz w:val="16"/>
          <w:szCs w:val="16"/>
        </w:rPr>
        <w:t xml:space="preserve">et al. </w:t>
      </w:r>
      <w:r>
        <w:rPr>
          <w:rFonts w:ascii="AdvPAD40" w:hAnsi="AdvPAD40" w:cs="AdvPAD40"/>
          <w:sz w:val="16"/>
          <w:szCs w:val="16"/>
        </w:rPr>
        <w:t xml:space="preserve">Target blood pressure for treatment of isolated systolic hypertension in the elderly: valsartan in elderly isolated systolic hypertension study. </w:t>
      </w:r>
      <w:r>
        <w:rPr>
          <w:rFonts w:ascii="AdvPAD41" w:hAnsi="AdvPAD41" w:cs="AdvPAD41"/>
          <w:sz w:val="16"/>
          <w:szCs w:val="16"/>
        </w:rPr>
        <w:t xml:space="preserve">Hypertension </w:t>
      </w:r>
      <w:r>
        <w:rPr>
          <w:rFonts w:ascii="AdvPAD40" w:hAnsi="AdvPAD40" w:cs="AdvPAD40"/>
          <w:sz w:val="16"/>
          <w:szCs w:val="16"/>
        </w:rPr>
        <w:t>2010; 56:196–202.</w:t>
      </w:r>
    </w:p>
    <w:p w14:paraId="7CACA963"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15. SPS3 Study Group </w:t>
      </w:r>
      <w:proofErr w:type="spellStart"/>
      <w:r>
        <w:rPr>
          <w:rFonts w:ascii="AdvPAD40" w:hAnsi="AdvPAD40" w:cs="AdvPAD40"/>
          <w:sz w:val="16"/>
          <w:szCs w:val="16"/>
        </w:rPr>
        <w:t>BenaventeOR</w:t>
      </w:r>
      <w:proofErr w:type="spellEnd"/>
      <w:r>
        <w:rPr>
          <w:rFonts w:ascii="AdvPAD40" w:hAnsi="AdvPAD40" w:cs="AdvPAD40"/>
          <w:sz w:val="16"/>
          <w:szCs w:val="16"/>
        </w:rPr>
        <w:t xml:space="preserve">, Coffey CS, </w:t>
      </w:r>
      <w:proofErr w:type="spellStart"/>
      <w:r>
        <w:rPr>
          <w:rFonts w:ascii="AdvPAD40" w:hAnsi="AdvPAD40" w:cs="AdvPAD40"/>
          <w:sz w:val="16"/>
          <w:szCs w:val="16"/>
        </w:rPr>
        <w:t>Conwit</w:t>
      </w:r>
      <w:proofErr w:type="spellEnd"/>
      <w:r>
        <w:rPr>
          <w:rFonts w:ascii="AdvPAD40" w:hAnsi="AdvPAD40" w:cs="AdvPAD40"/>
          <w:sz w:val="16"/>
          <w:szCs w:val="16"/>
        </w:rPr>
        <w:t xml:space="preserve"> R, Hart </w:t>
      </w:r>
      <w:proofErr w:type="spellStart"/>
      <w:proofErr w:type="gramStart"/>
      <w:r>
        <w:rPr>
          <w:rFonts w:ascii="AdvPAD40" w:hAnsi="AdvPAD40" w:cs="AdvPAD40"/>
          <w:sz w:val="16"/>
          <w:szCs w:val="16"/>
        </w:rPr>
        <w:t>RG,McClure</w:t>
      </w:r>
      <w:proofErr w:type="spellEnd"/>
      <w:proofErr w:type="gramEnd"/>
      <w:r>
        <w:rPr>
          <w:rFonts w:ascii="AdvPAD40" w:hAnsi="AdvPAD40" w:cs="AdvPAD40"/>
          <w:sz w:val="16"/>
          <w:szCs w:val="16"/>
        </w:rPr>
        <w:t xml:space="preserve"> LA, Pearce LA, </w:t>
      </w:r>
      <w:r>
        <w:rPr>
          <w:rFonts w:ascii="AdvPAD41" w:hAnsi="AdvPAD41" w:cs="AdvPAD41"/>
          <w:sz w:val="16"/>
          <w:szCs w:val="16"/>
        </w:rPr>
        <w:t xml:space="preserve">et al. </w:t>
      </w:r>
      <w:r>
        <w:rPr>
          <w:rFonts w:ascii="AdvPAD40" w:hAnsi="AdvPAD40" w:cs="AdvPAD40"/>
          <w:sz w:val="16"/>
          <w:szCs w:val="16"/>
        </w:rPr>
        <w:t xml:space="preserve">. Blood-pressure targets in patients with recent lacunar stroke: the SPS3 </w:t>
      </w:r>
      <w:proofErr w:type="spellStart"/>
      <w:r>
        <w:rPr>
          <w:rFonts w:ascii="AdvPAD40" w:hAnsi="AdvPAD40" w:cs="AdvPAD40"/>
          <w:sz w:val="16"/>
          <w:szCs w:val="16"/>
        </w:rPr>
        <w:t>randomised</w:t>
      </w:r>
      <w:proofErr w:type="spellEnd"/>
      <w:r>
        <w:rPr>
          <w:rFonts w:ascii="AdvPAD40" w:hAnsi="AdvPAD40" w:cs="AdvPAD40"/>
          <w:sz w:val="16"/>
          <w:szCs w:val="16"/>
        </w:rPr>
        <w:t xml:space="preserve"> trial. </w:t>
      </w:r>
      <w:r>
        <w:rPr>
          <w:rFonts w:ascii="AdvPAD41" w:hAnsi="AdvPAD41" w:cs="AdvPAD41"/>
          <w:sz w:val="16"/>
          <w:szCs w:val="16"/>
        </w:rPr>
        <w:t xml:space="preserve">Lancet </w:t>
      </w:r>
      <w:r>
        <w:rPr>
          <w:rFonts w:ascii="AdvPAD40" w:hAnsi="AdvPAD40" w:cs="AdvPAD40"/>
          <w:sz w:val="16"/>
          <w:szCs w:val="16"/>
        </w:rPr>
        <w:t>2013; 382:507–515.</w:t>
      </w:r>
    </w:p>
    <w:p w14:paraId="06EB2D9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16. Collins R, </w:t>
      </w:r>
      <w:proofErr w:type="spellStart"/>
      <w:r>
        <w:rPr>
          <w:rFonts w:ascii="AdvPAD40" w:hAnsi="AdvPAD40" w:cs="AdvPAD40"/>
          <w:sz w:val="16"/>
          <w:szCs w:val="16"/>
        </w:rPr>
        <w:t>MacMahon</w:t>
      </w:r>
      <w:proofErr w:type="spellEnd"/>
      <w:r>
        <w:rPr>
          <w:rFonts w:ascii="AdvPAD40" w:hAnsi="AdvPAD40" w:cs="AdvPAD40"/>
          <w:sz w:val="16"/>
          <w:szCs w:val="16"/>
        </w:rPr>
        <w:t xml:space="preserve"> S. Blood pressure, antihypertensive drug treatment and the risks of stroke and of coronary heart disease. </w:t>
      </w:r>
      <w:r>
        <w:rPr>
          <w:rFonts w:ascii="AdvPAD41" w:hAnsi="AdvPAD41" w:cs="AdvPAD41"/>
          <w:sz w:val="16"/>
          <w:szCs w:val="16"/>
        </w:rPr>
        <w:t xml:space="preserve">Br Med Bull </w:t>
      </w:r>
      <w:r>
        <w:rPr>
          <w:rFonts w:ascii="AdvPAD40" w:hAnsi="AdvPAD40" w:cs="AdvPAD40"/>
          <w:sz w:val="16"/>
          <w:szCs w:val="16"/>
        </w:rPr>
        <w:t>1994; 50:272–298.</w:t>
      </w:r>
    </w:p>
    <w:p w14:paraId="074169D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17. Blood Pressure Lowering Treatment </w:t>
      </w:r>
      <w:proofErr w:type="spellStart"/>
      <w:r>
        <w:rPr>
          <w:rFonts w:ascii="AdvPAD40" w:hAnsi="AdvPAD40" w:cs="AdvPAD40"/>
          <w:sz w:val="16"/>
          <w:szCs w:val="16"/>
        </w:rPr>
        <w:t>Trialists</w:t>
      </w:r>
      <w:proofErr w:type="spellEnd"/>
      <w:r>
        <w:rPr>
          <w:rFonts w:ascii="AdvPAD40" w:hAnsi="AdvPAD40" w:cs="AdvPAD40"/>
          <w:sz w:val="16"/>
          <w:szCs w:val="16"/>
        </w:rPr>
        <w:t xml:space="preserve">’ Collaboration. Effects of different blood-pressure-lowering regimens on major cardiovascular events: results of prospectively- designed overviews of randomized trials. </w:t>
      </w:r>
      <w:r>
        <w:rPr>
          <w:rFonts w:ascii="AdvPAD41" w:hAnsi="AdvPAD41" w:cs="AdvPAD41"/>
          <w:sz w:val="16"/>
          <w:szCs w:val="16"/>
        </w:rPr>
        <w:t xml:space="preserve">Lancet </w:t>
      </w:r>
      <w:r>
        <w:rPr>
          <w:rFonts w:ascii="AdvPAD40" w:hAnsi="AdvPAD40" w:cs="AdvPAD40"/>
          <w:sz w:val="16"/>
          <w:szCs w:val="16"/>
        </w:rPr>
        <w:t>2003; 362:1527–1535.</w:t>
      </w:r>
    </w:p>
    <w:p w14:paraId="7386A22A"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18. Law MR, Morris JK, Wald NJ. Use of blood pressure lowering drugs in the prevention of cardiovascular disease: meta-analysis of 147 </w:t>
      </w:r>
      <w:proofErr w:type="spellStart"/>
      <w:r>
        <w:rPr>
          <w:rFonts w:ascii="AdvPAD40" w:hAnsi="AdvPAD40" w:cs="AdvPAD40"/>
          <w:sz w:val="16"/>
          <w:szCs w:val="16"/>
        </w:rPr>
        <w:t>randomised</w:t>
      </w:r>
      <w:proofErr w:type="spellEnd"/>
      <w:r>
        <w:rPr>
          <w:rFonts w:ascii="AdvPAD40" w:hAnsi="AdvPAD40" w:cs="AdvPAD40"/>
          <w:sz w:val="16"/>
          <w:szCs w:val="16"/>
        </w:rPr>
        <w:t xml:space="preserve"> trials in the context of expectations from prospective epidemiological studies. </w:t>
      </w:r>
      <w:r>
        <w:rPr>
          <w:rFonts w:ascii="AdvPAD41" w:hAnsi="AdvPAD41" w:cs="AdvPAD41"/>
          <w:sz w:val="16"/>
          <w:szCs w:val="16"/>
        </w:rPr>
        <w:t xml:space="preserve">BMJ </w:t>
      </w:r>
      <w:r>
        <w:rPr>
          <w:rFonts w:ascii="AdvPAD40" w:hAnsi="AdvPAD40" w:cs="AdvPAD40"/>
          <w:sz w:val="16"/>
          <w:szCs w:val="16"/>
        </w:rPr>
        <w:t xml:space="preserve">2009; </w:t>
      </w:r>
      <w:proofErr w:type="gramStart"/>
      <w:r>
        <w:rPr>
          <w:rFonts w:ascii="AdvPAD40" w:hAnsi="AdvPAD40" w:cs="AdvPAD40"/>
          <w:sz w:val="16"/>
          <w:szCs w:val="16"/>
        </w:rPr>
        <w:t>338:b</w:t>
      </w:r>
      <w:proofErr w:type="gramEnd"/>
      <w:r>
        <w:rPr>
          <w:rFonts w:ascii="AdvPAD40" w:hAnsi="AdvPAD40" w:cs="AdvPAD40"/>
          <w:sz w:val="16"/>
          <w:szCs w:val="16"/>
        </w:rPr>
        <w:t xml:space="preserve">1665; </w:t>
      </w:r>
      <w:proofErr w:type="spellStart"/>
      <w:r>
        <w:rPr>
          <w:rFonts w:ascii="AdvPAD40" w:hAnsi="AdvPAD40" w:cs="AdvPAD40"/>
          <w:sz w:val="16"/>
          <w:szCs w:val="16"/>
        </w:rPr>
        <w:t>doi</w:t>
      </w:r>
      <w:proofErr w:type="spellEnd"/>
      <w:r>
        <w:rPr>
          <w:rFonts w:ascii="AdvPAD40" w:hAnsi="AdvPAD40" w:cs="AdvPAD40"/>
          <w:sz w:val="16"/>
          <w:szCs w:val="16"/>
        </w:rPr>
        <w:t>: 10.1136/bmj.b1665.</w:t>
      </w:r>
    </w:p>
    <w:p w14:paraId="0F081A8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19. </w:t>
      </w:r>
      <w:proofErr w:type="spellStart"/>
      <w:r>
        <w:rPr>
          <w:rFonts w:ascii="AdvPAD40" w:hAnsi="AdvPAD40" w:cs="AdvPAD40"/>
          <w:sz w:val="16"/>
          <w:szCs w:val="16"/>
        </w:rPr>
        <w:t>Xie</w:t>
      </w:r>
      <w:proofErr w:type="spellEnd"/>
      <w:r>
        <w:rPr>
          <w:rFonts w:ascii="AdvPAD40" w:hAnsi="AdvPAD40" w:cs="AdvPAD40"/>
          <w:sz w:val="16"/>
          <w:szCs w:val="16"/>
        </w:rPr>
        <w:t xml:space="preserve"> X, Atkins E, </w:t>
      </w:r>
      <w:proofErr w:type="spellStart"/>
      <w:r>
        <w:rPr>
          <w:rFonts w:ascii="AdvPAD40" w:hAnsi="AdvPAD40" w:cs="AdvPAD40"/>
          <w:sz w:val="16"/>
          <w:szCs w:val="16"/>
        </w:rPr>
        <w:t>Lv</w:t>
      </w:r>
      <w:proofErr w:type="spellEnd"/>
      <w:r>
        <w:rPr>
          <w:rFonts w:ascii="AdvPAD40" w:hAnsi="AdvPAD40" w:cs="AdvPAD40"/>
          <w:sz w:val="16"/>
          <w:szCs w:val="16"/>
        </w:rPr>
        <w:t xml:space="preserve"> J, Bennett A, Neal B, </w:t>
      </w:r>
      <w:proofErr w:type="spellStart"/>
      <w:r>
        <w:rPr>
          <w:rFonts w:ascii="AdvPAD40" w:hAnsi="AdvPAD40" w:cs="AdvPAD40"/>
          <w:sz w:val="16"/>
          <w:szCs w:val="16"/>
        </w:rPr>
        <w:t>Ninomiya</w:t>
      </w:r>
      <w:proofErr w:type="spellEnd"/>
      <w:r>
        <w:rPr>
          <w:rFonts w:ascii="AdvPAD40" w:hAnsi="AdvPAD40" w:cs="AdvPAD40"/>
          <w:sz w:val="16"/>
          <w:szCs w:val="16"/>
        </w:rPr>
        <w:t xml:space="preserve"> T, </w:t>
      </w:r>
      <w:r>
        <w:rPr>
          <w:rFonts w:ascii="AdvPAD41" w:hAnsi="AdvPAD41" w:cs="AdvPAD41"/>
          <w:sz w:val="16"/>
          <w:szCs w:val="16"/>
        </w:rPr>
        <w:t xml:space="preserve">et al. </w:t>
      </w:r>
      <w:r>
        <w:rPr>
          <w:rFonts w:ascii="AdvPAD40" w:hAnsi="AdvPAD40" w:cs="AdvPAD40"/>
          <w:sz w:val="16"/>
          <w:szCs w:val="16"/>
        </w:rPr>
        <w:t xml:space="preserve">Effects of intensive blood pressure lowering on cardiovascular and renal outcomes: updated systematic review and meta-analysis. </w:t>
      </w:r>
      <w:r>
        <w:rPr>
          <w:rFonts w:ascii="AdvPAD41" w:hAnsi="AdvPAD41" w:cs="AdvPAD41"/>
          <w:sz w:val="16"/>
          <w:szCs w:val="16"/>
        </w:rPr>
        <w:t xml:space="preserve">Lancet </w:t>
      </w:r>
      <w:r>
        <w:rPr>
          <w:rFonts w:ascii="AdvPAD40" w:hAnsi="AdvPAD40" w:cs="AdvPAD40"/>
          <w:sz w:val="16"/>
          <w:szCs w:val="16"/>
        </w:rPr>
        <w:t>2015; doi:10.1016/S0140-6736(15)00805-3.</w:t>
      </w:r>
    </w:p>
    <w:p w14:paraId="44EE447F"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20. The SPRINT Research Group. A randomized trial of intensive versus standard blood-pressure control.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2015; 373:2103–2116.</w:t>
      </w:r>
    </w:p>
    <w:p w14:paraId="03C6905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21. </w:t>
      </w:r>
      <w:proofErr w:type="spellStart"/>
      <w:r>
        <w:rPr>
          <w:rFonts w:ascii="AdvPAD40" w:hAnsi="AdvPAD40" w:cs="AdvPAD40"/>
          <w:sz w:val="16"/>
          <w:szCs w:val="16"/>
        </w:rPr>
        <w:t>Lewington</w:t>
      </w:r>
      <w:proofErr w:type="spellEnd"/>
      <w:r>
        <w:rPr>
          <w:rFonts w:ascii="AdvPAD40" w:hAnsi="AdvPAD40" w:cs="AdvPAD40"/>
          <w:sz w:val="16"/>
          <w:szCs w:val="16"/>
        </w:rPr>
        <w:t xml:space="preserve"> S, Clarke R, </w:t>
      </w:r>
      <w:proofErr w:type="spellStart"/>
      <w:r>
        <w:rPr>
          <w:rFonts w:ascii="AdvPAD40" w:hAnsi="AdvPAD40" w:cs="AdvPAD40"/>
          <w:sz w:val="16"/>
          <w:szCs w:val="16"/>
        </w:rPr>
        <w:t>Qizilbash</w:t>
      </w:r>
      <w:proofErr w:type="spellEnd"/>
      <w:r>
        <w:rPr>
          <w:rFonts w:ascii="AdvPAD40" w:hAnsi="AdvPAD40" w:cs="AdvPAD40"/>
          <w:sz w:val="16"/>
          <w:szCs w:val="16"/>
        </w:rPr>
        <w:t xml:space="preserve"> N, </w:t>
      </w:r>
      <w:proofErr w:type="spellStart"/>
      <w:r>
        <w:rPr>
          <w:rFonts w:ascii="AdvPAD40" w:hAnsi="AdvPAD40" w:cs="AdvPAD40"/>
          <w:sz w:val="16"/>
          <w:szCs w:val="16"/>
        </w:rPr>
        <w:t>Peto</w:t>
      </w:r>
      <w:proofErr w:type="spellEnd"/>
      <w:r>
        <w:rPr>
          <w:rFonts w:ascii="AdvPAD40" w:hAnsi="AdvPAD40" w:cs="AdvPAD40"/>
          <w:sz w:val="16"/>
          <w:szCs w:val="16"/>
        </w:rPr>
        <w:t xml:space="preserve"> R, Collins R. Age-specific relevance of usual blood pressure to vascular mortality: a meta-analysis of individual data for one million adults in 61 prospective studies. </w:t>
      </w:r>
      <w:r>
        <w:rPr>
          <w:rFonts w:ascii="AdvPAD41" w:hAnsi="AdvPAD41" w:cs="AdvPAD41"/>
          <w:sz w:val="16"/>
          <w:szCs w:val="16"/>
        </w:rPr>
        <w:t xml:space="preserve">Lancet </w:t>
      </w:r>
      <w:r>
        <w:rPr>
          <w:rFonts w:ascii="AdvPAD40" w:hAnsi="AdvPAD40" w:cs="AdvPAD40"/>
          <w:sz w:val="16"/>
          <w:szCs w:val="16"/>
        </w:rPr>
        <w:t>2002; 360:1903–1913.</w:t>
      </w:r>
    </w:p>
    <w:p w14:paraId="739CD330"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22. </w:t>
      </w:r>
      <w:proofErr w:type="spellStart"/>
      <w:r>
        <w:rPr>
          <w:rFonts w:ascii="AdvPAD40" w:hAnsi="AdvPAD40" w:cs="AdvPAD40"/>
          <w:sz w:val="16"/>
          <w:szCs w:val="16"/>
        </w:rPr>
        <w:t>Thomopoulos</w:t>
      </w:r>
      <w:proofErr w:type="spellEnd"/>
      <w:r>
        <w:rPr>
          <w:rFonts w:ascii="AdvPAD40" w:hAnsi="AdvPAD40" w:cs="AdvPAD40"/>
          <w:sz w:val="16"/>
          <w:szCs w:val="16"/>
        </w:rPr>
        <w:t xml:space="preserve"> C,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Zanchetti</w:t>
      </w:r>
      <w:proofErr w:type="spellEnd"/>
      <w:r>
        <w:rPr>
          <w:rFonts w:ascii="AdvPAD40" w:hAnsi="AdvPAD40" w:cs="AdvPAD40"/>
          <w:sz w:val="16"/>
          <w:szCs w:val="16"/>
        </w:rPr>
        <w:t xml:space="preserve"> A. Effects of blood pressure lowering on outcome incidence in hypertension. 2. Effects at different baseline and achieved blood pressure levels. Overview and </w:t>
      </w:r>
      <w:proofErr w:type="spellStart"/>
      <w:r>
        <w:rPr>
          <w:rFonts w:ascii="AdvPAD40" w:hAnsi="AdvPAD40" w:cs="AdvPAD40"/>
          <w:sz w:val="16"/>
          <w:szCs w:val="16"/>
        </w:rPr>
        <w:t>metaanalyses</w:t>
      </w:r>
      <w:proofErr w:type="spellEnd"/>
      <w:r>
        <w:rPr>
          <w:rFonts w:ascii="AdvPAD40" w:hAnsi="AdvPAD40" w:cs="AdvPAD40"/>
          <w:sz w:val="16"/>
          <w:szCs w:val="16"/>
        </w:rPr>
        <w:t xml:space="preserve"> of randomized trials.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2014; 32:2296–2304.</w:t>
      </w:r>
    </w:p>
    <w:p w14:paraId="625EDA5D"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23. </w:t>
      </w:r>
      <w:proofErr w:type="spellStart"/>
      <w:r>
        <w:rPr>
          <w:rFonts w:ascii="AdvPAD40" w:hAnsi="AdvPAD40" w:cs="AdvPAD40"/>
          <w:sz w:val="16"/>
          <w:szCs w:val="16"/>
        </w:rPr>
        <w:t>Moher</w:t>
      </w:r>
      <w:proofErr w:type="spellEnd"/>
      <w:r>
        <w:rPr>
          <w:rFonts w:ascii="AdvPAD40" w:hAnsi="AdvPAD40" w:cs="AdvPAD40"/>
          <w:sz w:val="16"/>
          <w:szCs w:val="16"/>
        </w:rPr>
        <w:t xml:space="preserve"> D, </w:t>
      </w:r>
      <w:proofErr w:type="spellStart"/>
      <w:r>
        <w:rPr>
          <w:rFonts w:ascii="AdvPAD40" w:hAnsi="AdvPAD40" w:cs="AdvPAD40"/>
          <w:sz w:val="16"/>
          <w:szCs w:val="16"/>
        </w:rPr>
        <w:t>Liberati</w:t>
      </w:r>
      <w:proofErr w:type="spellEnd"/>
      <w:r>
        <w:rPr>
          <w:rFonts w:ascii="AdvPAD40" w:hAnsi="AdvPAD40" w:cs="AdvPAD40"/>
          <w:sz w:val="16"/>
          <w:szCs w:val="16"/>
        </w:rPr>
        <w:t xml:space="preserve"> A, </w:t>
      </w:r>
      <w:proofErr w:type="spellStart"/>
      <w:r>
        <w:rPr>
          <w:rFonts w:ascii="AdvPAD40" w:hAnsi="AdvPAD40" w:cs="AdvPAD40"/>
          <w:sz w:val="16"/>
          <w:szCs w:val="16"/>
        </w:rPr>
        <w:t>Tetzlaff</w:t>
      </w:r>
      <w:proofErr w:type="spellEnd"/>
      <w:r>
        <w:rPr>
          <w:rFonts w:ascii="AdvPAD40" w:hAnsi="AdvPAD40" w:cs="AdvPAD40"/>
          <w:sz w:val="16"/>
          <w:szCs w:val="16"/>
        </w:rPr>
        <w:t xml:space="preserve"> J. Altman DG; PRISMA Group. Preferred reporting items for systematic reviews and meta-analyses: the PRISMA statement. </w:t>
      </w:r>
      <w:r>
        <w:rPr>
          <w:rFonts w:ascii="AdvPAD41" w:hAnsi="AdvPAD41" w:cs="AdvPAD41"/>
          <w:sz w:val="16"/>
          <w:szCs w:val="16"/>
        </w:rPr>
        <w:t xml:space="preserve">BMJ </w:t>
      </w:r>
      <w:r>
        <w:rPr>
          <w:rFonts w:ascii="AdvPAD40" w:hAnsi="AdvPAD40" w:cs="AdvPAD40"/>
          <w:sz w:val="16"/>
          <w:szCs w:val="16"/>
        </w:rPr>
        <w:t xml:space="preserve">2009; </w:t>
      </w:r>
      <w:proofErr w:type="gramStart"/>
      <w:r>
        <w:rPr>
          <w:rFonts w:ascii="AdvPAD40" w:hAnsi="AdvPAD40" w:cs="AdvPAD40"/>
          <w:sz w:val="16"/>
          <w:szCs w:val="16"/>
        </w:rPr>
        <w:t>339:b</w:t>
      </w:r>
      <w:proofErr w:type="gramEnd"/>
      <w:r>
        <w:rPr>
          <w:rFonts w:ascii="AdvPAD40" w:hAnsi="AdvPAD40" w:cs="AdvPAD40"/>
          <w:sz w:val="16"/>
          <w:szCs w:val="16"/>
        </w:rPr>
        <w:t xml:space="preserve">2535; </w:t>
      </w:r>
      <w:proofErr w:type="spellStart"/>
      <w:r>
        <w:rPr>
          <w:rFonts w:ascii="AdvPAD40" w:hAnsi="AdvPAD40" w:cs="AdvPAD40"/>
          <w:sz w:val="16"/>
          <w:szCs w:val="16"/>
        </w:rPr>
        <w:t>doi</w:t>
      </w:r>
      <w:proofErr w:type="spellEnd"/>
      <w:r>
        <w:rPr>
          <w:rFonts w:ascii="AdvPAD40" w:hAnsi="AdvPAD40" w:cs="AdvPAD40"/>
          <w:sz w:val="16"/>
          <w:szCs w:val="16"/>
        </w:rPr>
        <w:t>: 10.1136/bmj.b2535.</w:t>
      </w:r>
    </w:p>
    <w:p w14:paraId="6BEBFA6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24. Wei Y, </w:t>
      </w:r>
      <w:proofErr w:type="spellStart"/>
      <w:r>
        <w:rPr>
          <w:rFonts w:ascii="AdvPAD40" w:hAnsi="AdvPAD40" w:cs="AdvPAD40"/>
          <w:sz w:val="16"/>
          <w:szCs w:val="16"/>
        </w:rPr>
        <w:t>Jin</w:t>
      </w:r>
      <w:proofErr w:type="spellEnd"/>
      <w:r>
        <w:rPr>
          <w:rFonts w:ascii="AdvPAD40" w:hAnsi="AdvPAD40" w:cs="AdvPAD40"/>
          <w:sz w:val="16"/>
          <w:szCs w:val="16"/>
        </w:rPr>
        <w:t xml:space="preserve"> Z, Shen G, Zhao X, Yang W, </w:t>
      </w:r>
      <w:proofErr w:type="spellStart"/>
      <w:r>
        <w:rPr>
          <w:rFonts w:ascii="AdvPAD40" w:hAnsi="AdvPAD40" w:cs="AdvPAD40"/>
          <w:sz w:val="16"/>
          <w:szCs w:val="16"/>
        </w:rPr>
        <w:t>Zhong</w:t>
      </w:r>
      <w:proofErr w:type="spellEnd"/>
      <w:r>
        <w:rPr>
          <w:rFonts w:ascii="AdvPAD40" w:hAnsi="AdvPAD40" w:cs="AdvPAD40"/>
          <w:sz w:val="16"/>
          <w:szCs w:val="16"/>
        </w:rPr>
        <w:t xml:space="preserve"> Y, </w:t>
      </w:r>
      <w:r>
        <w:rPr>
          <w:rFonts w:ascii="AdvPAD41" w:hAnsi="AdvPAD41" w:cs="AdvPAD41"/>
          <w:sz w:val="16"/>
          <w:szCs w:val="16"/>
        </w:rPr>
        <w:t xml:space="preserve">et al. </w:t>
      </w:r>
      <w:r>
        <w:rPr>
          <w:rFonts w:ascii="AdvPAD40" w:hAnsi="AdvPAD40" w:cs="AdvPAD40"/>
          <w:sz w:val="16"/>
          <w:szCs w:val="16"/>
        </w:rPr>
        <w:t xml:space="preserve">Effects of intensive antihypertensive treatment on Chinese hypertensive patients older than 70 years. </w:t>
      </w:r>
      <w:r>
        <w:rPr>
          <w:rFonts w:ascii="AdvPAD41" w:hAnsi="AdvPAD41" w:cs="AdvPAD41"/>
          <w:sz w:val="16"/>
          <w:szCs w:val="16"/>
        </w:rPr>
        <w:t xml:space="preserve">J </w:t>
      </w:r>
      <w:proofErr w:type="spellStart"/>
      <w:r>
        <w:rPr>
          <w:rFonts w:ascii="AdvPAD41" w:hAnsi="AdvPAD41" w:cs="AdvPAD41"/>
          <w:sz w:val="16"/>
          <w:szCs w:val="16"/>
        </w:rPr>
        <w:t>Clin</w:t>
      </w:r>
      <w:proofErr w:type="spellEnd"/>
      <w:r>
        <w:rPr>
          <w:rFonts w:ascii="AdvPAD41" w:hAnsi="AdvPAD41" w:cs="AdvPAD41"/>
          <w:sz w:val="16"/>
          <w:szCs w:val="16"/>
        </w:rPr>
        <w:t xml:space="preserve">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2013; 15:420–427.</w:t>
      </w:r>
    </w:p>
    <w:p w14:paraId="56F2FCDD"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25. </w:t>
      </w:r>
      <w:proofErr w:type="spellStart"/>
      <w:r>
        <w:rPr>
          <w:rFonts w:ascii="AdvPAD40" w:hAnsi="AdvPAD40" w:cs="AdvPAD40"/>
          <w:sz w:val="16"/>
          <w:szCs w:val="16"/>
        </w:rPr>
        <w:t>Schrier</w:t>
      </w:r>
      <w:proofErr w:type="spellEnd"/>
      <w:r>
        <w:rPr>
          <w:rFonts w:ascii="AdvPAD40" w:hAnsi="AdvPAD40" w:cs="AdvPAD40"/>
          <w:sz w:val="16"/>
          <w:szCs w:val="16"/>
        </w:rPr>
        <w:t xml:space="preserve"> RW, Estacio RO, </w:t>
      </w:r>
      <w:proofErr w:type="spellStart"/>
      <w:r>
        <w:rPr>
          <w:rFonts w:ascii="AdvPAD40" w:hAnsi="AdvPAD40" w:cs="AdvPAD40"/>
          <w:sz w:val="16"/>
          <w:szCs w:val="16"/>
        </w:rPr>
        <w:t>Esler</w:t>
      </w:r>
      <w:proofErr w:type="spellEnd"/>
      <w:r>
        <w:rPr>
          <w:rFonts w:ascii="AdvPAD40" w:hAnsi="AdvPAD40" w:cs="AdvPAD40"/>
          <w:sz w:val="16"/>
          <w:szCs w:val="16"/>
        </w:rPr>
        <w:t xml:space="preserve"> A, </w:t>
      </w:r>
      <w:proofErr w:type="spellStart"/>
      <w:r>
        <w:rPr>
          <w:rFonts w:ascii="AdvPAD40" w:hAnsi="AdvPAD40" w:cs="AdvPAD40"/>
          <w:sz w:val="16"/>
          <w:szCs w:val="16"/>
        </w:rPr>
        <w:t>Mehler</w:t>
      </w:r>
      <w:proofErr w:type="spellEnd"/>
      <w:r>
        <w:rPr>
          <w:rFonts w:ascii="AdvPAD40" w:hAnsi="AdvPAD40" w:cs="AdvPAD40"/>
          <w:sz w:val="16"/>
          <w:szCs w:val="16"/>
        </w:rPr>
        <w:t xml:space="preserve"> P. Effects of aggressive blood pressure control in normotensive type 2 diabetic patients on albuminuria, retinopathy and strokes. </w:t>
      </w:r>
      <w:r>
        <w:rPr>
          <w:rFonts w:ascii="AdvPAD41" w:hAnsi="AdvPAD41" w:cs="AdvPAD41"/>
          <w:sz w:val="16"/>
          <w:szCs w:val="16"/>
        </w:rPr>
        <w:t xml:space="preserve">Kidney </w:t>
      </w:r>
      <w:proofErr w:type="spellStart"/>
      <w:r>
        <w:rPr>
          <w:rFonts w:ascii="AdvPAD41" w:hAnsi="AdvPAD41" w:cs="AdvPAD41"/>
          <w:sz w:val="16"/>
          <w:szCs w:val="16"/>
        </w:rPr>
        <w:t>Int</w:t>
      </w:r>
      <w:proofErr w:type="spellEnd"/>
      <w:r>
        <w:rPr>
          <w:rFonts w:ascii="AdvPAD41" w:hAnsi="AdvPAD41" w:cs="AdvPAD41"/>
          <w:sz w:val="16"/>
          <w:szCs w:val="16"/>
        </w:rPr>
        <w:t xml:space="preserve"> </w:t>
      </w:r>
      <w:r>
        <w:rPr>
          <w:rFonts w:ascii="AdvPAD40" w:hAnsi="AdvPAD40" w:cs="AdvPAD40"/>
          <w:sz w:val="16"/>
          <w:szCs w:val="16"/>
        </w:rPr>
        <w:t>2002; 61:1086–1097.</w:t>
      </w:r>
    </w:p>
    <w:p w14:paraId="42DB9F6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26. Estacio RO, </w:t>
      </w:r>
      <w:proofErr w:type="spellStart"/>
      <w:r>
        <w:rPr>
          <w:rFonts w:ascii="AdvPAD40" w:hAnsi="AdvPAD40" w:cs="AdvPAD40"/>
          <w:sz w:val="16"/>
          <w:szCs w:val="16"/>
        </w:rPr>
        <w:t>Coll</w:t>
      </w:r>
      <w:proofErr w:type="spellEnd"/>
      <w:r>
        <w:rPr>
          <w:rFonts w:ascii="AdvPAD40" w:hAnsi="AdvPAD40" w:cs="AdvPAD40"/>
          <w:sz w:val="16"/>
          <w:szCs w:val="16"/>
        </w:rPr>
        <w:t xml:space="preserve"> JR, Tran ZV, </w:t>
      </w:r>
      <w:proofErr w:type="spellStart"/>
      <w:r>
        <w:rPr>
          <w:rFonts w:ascii="AdvPAD40" w:hAnsi="AdvPAD40" w:cs="AdvPAD40"/>
          <w:sz w:val="16"/>
          <w:szCs w:val="16"/>
        </w:rPr>
        <w:t>Schrier</w:t>
      </w:r>
      <w:proofErr w:type="spellEnd"/>
      <w:r>
        <w:rPr>
          <w:rFonts w:ascii="AdvPAD40" w:hAnsi="AdvPAD40" w:cs="AdvPAD40"/>
          <w:sz w:val="16"/>
          <w:szCs w:val="16"/>
        </w:rPr>
        <w:t xml:space="preserve"> RW. Effect of intensive blood pressure control with valsartan on urinary albumin excretion in normotensive patients with type 2 diabetes. </w:t>
      </w:r>
      <w:r>
        <w:rPr>
          <w:rFonts w:ascii="AdvPAD41" w:hAnsi="AdvPAD41" w:cs="AdvPAD41"/>
          <w:sz w:val="16"/>
          <w:szCs w:val="16"/>
        </w:rPr>
        <w:t xml:space="preserve">Am 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2006; 19:1241–1248.</w:t>
      </w:r>
    </w:p>
    <w:p w14:paraId="7E7EE238"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27. </w:t>
      </w:r>
      <w:proofErr w:type="spellStart"/>
      <w:r>
        <w:rPr>
          <w:rFonts w:ascii="AdvPAD40" w:hAnsi="AdvPAD40" w:cs="AdvPAD40"/>
          <w:sz w:val="16"/>
          <w:szCs w:val="16"/>
        </w:rPr>
        <w:t>Wu¨hl</w:t>
      </w:r>
      <w:proofErr w:type="spellEnd"/>
      <w:r>
        <w:rPr>
          <w:rFonts w:ascii="AdvPAD40" w:hAnsi="AdvPAD40" w:cs="AdvPAD40"/>
          <w:sz w:val="16"/>
          <w:szCs w:val="16"/>
        </w:rPr>
        <w:t xml:space="preserve"> E, </w:t>
      </w:r>
      <w:proofErr w:type="spellStart"/>
      <w:r>
        <w:rPr>
          <w:rFonts w:ascii="AdvPAD40" w:hAnsi="AdvPAD40" w:cs="AdvPAD40"/>
          <w:sz w:val="16"/>
          <w:szCs w:val="16"/>
        </w:rPr>
        <w:t>Trivelli</w:t>
      </w:r>
      <w:proofErr w:type="spellEnd"/>
      <w:r>
        <w:rPr>
          <w:rFonts w:ascii="AdvPAD40" w:hAnsi="AdvPAD40" w:cs="AdvPAD40"/>
          <w:sz w:val="16"/>
          <w:szCs w:val="16"/>
        </w:rPr>
        <w:t xml:space="preserve"> A, </w:t>
      </w:r>
      <w:proofErr w:type="spellStart"/>
      <w:r>
        <w:rPr>
          <w:rFonts w:ascii="AdvPAD40" w:hAnsi="AdvPAD40" w:cs="AdvPAD40"/>
          <w:sz w:val="16"/>
          <w:szCs w:val="16"/>
        </w:rPr>
        <w:t>Picca</w:t>
      </w:r>
      <w:proofErr w:type="spellEnd"/>
      <w:r>
        <w:rPr>
          <w:rFonts w:ascii="AdvPAD40" w:hAnsi="AdvPAD40" w:cs="AdvPAD40"/>
          <w:sz w:val="16"/>
          <w:szCs w:val="16"/>
        </w:rPr>
        <w:t xml:space="preserve"> S, </w:t>
      </w:r>
      <w:proofErr w:type="spellStart"/>
      <w:r>
        <w:rPr>
          <w:rFonts w:ascii="AdvPAD40" w:hAnsi="AdvPAD40" w:cs="AdvPAD40"/>
          <w:sz w:val="16"/>
          <w:szCs w:val="16"/>
        </w:rPr>
        <w:t>Litwin</w:t>
      </w:r>
      <w:proofErr w:type="spellEnd"/>
      <w:r>
        <w:rPr>
          <w:rFonts w:ascii="AdvPAD40" w:hAnsi="AdvPAD40" w:cs="AdvPAD40"/>
          <w:sz w:val="16"/>
          <w:szCs w:val="16"/>
        </w:rPr>
        <w:t xml:space="preserve"> M, </w:t>
      </w:r>
      <w:proofErr w:type="spellStart"/>
      <w:r>
        <w:rPr>
          <w:rFonts w:ascii="AdvPAD40" w:hAnsi="AdvPAD40" w:cs="AdvPAD40"/>
          <w:sz w:val="16"/>
          <w:szCs w:val="16"/>
        </w:rPr>
        <w:t>Peco</w:t>
      </w:r>
      <w:proofErr w:type="spellEnd"/>
      <w:r>
        <w:rPr>
          <w:rFonts w:ascii="AdvPAD40" w:hAnsi="AdvPAD40" w:cs="AdvPAD40"/>
          <w:sz w:val="16"/>
          <w:szCs w:val="16"/>
        </w:rPr>
        <w:t xml:space="preserve">-Antic A, </w:t>
      </w:r>
      <w:proofErr w:type="spellStart"/>
      <w:r>
        <w:rPr>
          <w:rFonts w:ascii="AdvPAD40" w:hAnsi="AdvPAD40" w:cs="AdvPAD40"/>
          <w:sz w:val="16"/>
          <w:szCs w:val="16"/>
        </w:rPr>
        <w:t>Zurowska</w:t>
      </w:r>
      <w:proofErr w:type="spellEnd"/>
      <w:r>
        <w:rPr>
          <w:rFonts w:ascii="AdvPAD40" w:hAnsi="AdvPAD40" w:cs="AdvPAD40"/>
          <w:sz w:val="16"/>
          <w:szCs w:val="16"/>
        </w:rPr>
        <w:t xml:space="preserve"> A, </w:t>
      </w:r>
      <w:r>
        <w:rPr>
          <w:rFonts w:ascii="AdvPAD41" w:hAnsi="AdvPAD41" w:cs="AdvPAD41"/>
          <w:sz w:val="16"/>
          <w:szCs w:val="16"/>
        </w:rPr>
        <w:t xml:space="preserve">et al. </w:t>
      </w:r>
      <w:r>
        <w:rPr>
          <w:rFonts w:ascii="AdvPAD40" w:hAnsi="AdvPAD40" w:cs="AdvPAD40"/>
          <w:sz w:val="16"/>
          <w:szCs w:val="16"/>
        </w:rPr>
        <w:t xml:space="preserve">Strict blood-pressure control and progression of renal failure in children.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2009; 361:1639–1650.</w:t>
      </w:r>
    </w:p>
    <w:p w14:paraId="64B97A33"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28. </w:t>
      </w:r>
      <w:proofErr w:type="spellStart"/>
      <w:r>
        <w:rPr>
          <w:rFonts w:ascii="AdvPAD40" w:hAnsi="AdvPAD40" w:cs="AdvPAD40"/>
          <w:sz w:val="16"/>
          <w:szCs w:val="16"/>
        </w:rPr>
        <w:t>Schrier</w:t>
      </w:r>
      <w:proofErr w:type="spellEnd"/>
      <w:r>
        <w:rPr>
          <w:rFonts w:ascii="AdvPAD40" w:hAnsi="AdvPAD40" w:cs="AdvPAD40"/>
          <w:sz w:val="16"/>
          <w:szCs w:val="16"/>
        </w:rPr>
        <w:t xml:space="preserve"> R, </w:t>
      </w:r>
      <w:proofErr w:type="spellStart"/>
      <w:r>
        <w:rPr>
          <w:rFonts w:ascii="AdvPAD40" w:hAnsi="AdvPAD40" w:cs="AdvPAD40"/>
          <w:sz w:val="16"/>
          <w:szCs w:val="16"/>
        </w:rPr>
        <w:t>McFann</w:t>
      </w:r>
      <w:proofErr w:type="spellEnd"/>
      <w:r>
        <w:rPr>
          <w:rFonts w:ascii="AdvPAD40" w:hAnsi="AdvPAD40" w:cs="AdvPAD40"/>
          <w:sz w:val="16"/>
          <w:szCs w:val="16"/>
        </w:rPr>
        <w:t xml:space="preserve"> K, Johnson A, Chapman A, Edelstein C, </w:t>
      </w:r>
      <w:proofErr w:type="spellStart"/>
      <w:r>
        <w:rPr>
          <w:rFonts w:ascii="AdvPAD40" w:hAnsi="AdvPAD40" w:cs="AdvPAD40"/>
          <w:sz w:val="16"/>
          <w:szCs w:val="16"/>
        </w:rPr>
        <w:t>Brosnahan</w:t>
      </w:r>
      <w:proofErr w:type="spellEnd"/>
      <w:r>
        <w:rPr>
          <w:rFonts w:ascii="AdvPAD40" w:hAnsi="AdvPAD40" w:cs="AdvPAD40"/>
          <w:sz w:val="16"/>
          <w:szCs w:val="16"/>
        </w:rPr>
        <w:t xml:space="preserve"> G, </w:t>
      </w:r>
      <w:r>
        <w:rPr>
          <w:rFonts w:ascii="AdvPAD41" w:hAnsi="AdvPAD41" w:cs="AdvPAD41"/>
          <w:sz w:val="16"/>
          <w:szCs w:val="16"/>
        </w:rPr>
        <w:t xml:space="preserve">et al. </w:t>
      </w:r>
      <w:r>
        <w:rPr>
          <w:rFonts w:ascii="AdvPAD40" w:hAnsi="AdvPAD40" w:cs="AdvPAD40"/>
          <w:sz w:val="16"/>
          <w:szCs w:val="16"/>
        </w:rPr>
        <w:t xml:space="preserve">Cardiac and renal effects of standard versus rigorous blood pressure control in autosomal-dominant polycystic kidney disease: results of a seven-year prospective randomized study. </w:t>
      </w:r>
      <w:r>
        <w:rPr>
          <w:rFonts w:ascii="AdvPAD41" w:hAnsi="AdvPAD41" w:cs="AdvPAD41"/>
          <w:sz w:val="16"/>
          <w:szCs w:val="16"/>
        </w:rPr>
        <w:t xml:space="preserve">J Am </w:t>
      </w:r>
      <w:proofErr w:type="spellStart"/>
      <w:r>
        <w:rPr>
          <w:rFonts w:ascii="AdvPAD41" w:hAnsi="AdvPAD41" w:cs="AdvPAD41"/>
          <w:sz w:val="16"/>
          <w:szCs w:val="16"/>
        </w:rPr>
        <w:t>Soc</w:t>
      </w:r>
      <w:proofErr w:type="spellEnd"/>
      <w:r>
        <w:rPr>
          <w:rFonts w:ascii="AdvPAD41" w:hAnsi="AdvPAD41" w:cs="AdvPAD41"/>
          <w:sz w:val="16"/>
          <w:szCs w:val="16"/>
        </w:rPr>
        <w:t xml:space="preserve"> </w:t>
      </w:r>
      <w:proofErr w:type="spellStart"/>
      <w:r>
        <w:rPr>
          <w:rFonts w:ascii="AdvPAD41" w:hAnsi="AdvPAD41" w:cs="AdvPAD41"/>
          <w:sz w:val="16"/>
          <w:szCs w:val="16"/>
        </w:rPr>
        <w:t>Nephrol</w:t>
      </w:r>
      <w:proofErr w:type="spellEnd"/>
      <w:r>
        <w:rPr>
          <w:rFonts w:ascii="AdvPAD41" w:hAnsi="AdvPAD41" w:cs="AdvPAD41"/>
          <w:sz w:val="16"/>
          <w:szCs w:val="16"/>
        </w:rPr>
        <w:t xml:space="preserve"> </w:t>
      </w:r>
      <w:r>
        <w:rPr>
          <w:rFonts w:ascii="AdvPAD40" w:hAnsi="AdvPAD40" w:cs="AdvPAD40"/>
          <w:sz w:val="16"/>
          <w:szCs w:val="16"/>
        </w:rPr>
        <w:t>2002; 13:1733–1739.</w:t>
      </w:r>
    </w:p>
    <w:p w14:paraId="3A91DA1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29. </w:t>
      </w:r>
      <w:proofErr w:type="spellStart"/>
      <w:r>
        <w:rPr>
          <w:rFonts w:ascii="AdvPAD40" w:hAnsi="AdvPAD40" w:cs="AdvPAD40"/>
          <w:sz w:val="16"/>
          <w:szCs w:val="16"/>
        </w:rPr>
        <w:t>Asayama</w:t>
      </w:r>
      <w:proofErr w:type="spellEnd"/>
      <w:r>
        <w:rPr>
          <w:rFonts w:ascii="AdvPAD40" w:hAnsi="AdvPAD40" w:cs="AdvPAD40"/>
          <w:sz w:val="16"/>
          <w:szCs w:val="16"/>
        </w:rPr>
        <w:t xml:space="preserve"> K, Ohkubo T, </w:t>
      </w:r>
      <w:proofErr w:type="spellStart"/>
      <w:r>
        <w:rPr>
          <w:rFonts w:ascii="AdvPAD40" w:hAnsi="AdvPAD40" w:cs="AdvPAD40"/>
          <w:sz w:val="16"/>
          <w:szCs w:val="16"/>
        </w:rPr>
        <w:t>Metoki</w:t>
      </w:r>
      <w:proofErr w:type="spellEnd"/>
      <w:r>
        <w:rPr>
          <w:rFonts w:ascii="AdvPAD40" w:hAnsi="AdvPAD40" w:cs="AdvPAD40"/>
          <w:sz w:val="16"/>
          <w:szCs w:val="16"/>
        </w:rPr>
        <w:t xml:space="preserve"> H, </w:t>
      </w:r>
      <w:proofErr w:type="spellStart"/>
      <w:r>
        <w:rPr>
          <w:rFonts w:ascii="AdvPAD40" w:hAnsi="AdvPAD40" w:cs="AdvPAD40"/>
          <w:sz w:val="16"/>
          <w:szCs w:val="16"/>
        </w:rPr>
        <w:t>Obara</w:t>
      </w:r>
      <w:proofErr w:type="spellEnd"/>
      <w:r>
        <w:rPr>
          <w:rFonts w:ascii="AdvPAD40" w:hAnsi="AdvPAD40" w:cs="AdvPAD40"/>
          <w:sz w:val="16"/>
          <w:szCs w:val="16"/>
        </w:rPr>
        <w:t xml:space="preserve"> T, Inoue R, </w:t>
      </w:r>
      <w:proofErr w:type="spellStart"/>
      <w:r>
        <w:rPr>
          <w:rFonts w:ascii="AdvPAD40" w:hAnsi="AdvPAD40" w:cs="AdvPAD40"/>
          <w:sz w:val="16"/>
          <w:szCs w:val="16"/>
        </w:rPr>
        <w:t>Kikuya</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Cardiovascular outcomes in the first trial of antihypertensive therapy guided by self-measured home blood pressure. </w:t>
      </w:r>
      <w:proofErr w:type="spellStart"/>
      <w:r>
        <w:rPr>
          <w:rFonts w:ascii="AdvPAD41" w:hAnsi="AdvPAD41" w:cs="AdvPAD41"/>
          <w:sz w:val="16"/>
          <w:szCs w:val="16"/>
        </w:rPr>
        <w:t>Hypertens</w:t>
      </w:r>
      <w:proofErr w:type="spellEnd"/>
      <w:r>
        <w:rPr>
          <w:rFonts w:ascii="AdvPAD41" w:hAnsi="AdvPAD41" w:cs="AdvPAD41"/>
          <w:sz w:val="16"/>
          <w:szCs w:val="16"/>
        </w:rPr>
        <w:t xml:space="preserve"> Res </w:t>
      </w:r>
      <w:proofErr w:type="gramStart"/>
      <w:r>
        <w:rPr>
          <w:rFonts w:ascii="AdvPAD40" w:hAnsi="AdvPAD40" w:cs="AdvPAD40"/>
          <w:sz w:val="16"/>
          <w:szCs w:val="16"/>
        </w:rPr>
        <w:t>2012;35:1102</w:t>
      </w:r>
      <w:proofErr w:type="gramEnd"/>
      <w:r>
        <w:rPr>
          <w:rFonts w:ascii="AdvPAD40" w:hAnsi="AdvPAD40" w:cs="AdvPAD40"/>
          <w:sz w:val="16"/>
          <w:szCs w:val="16"/>
        </w:rPr>
        <w:t>–1110.</w:t>
      </w:r>
    </w:p>
    <w:p w14:paraId="08692703"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30. Toto RD, Mitchell HC, Smith RD, Lee HC, McIntire D, </w:t>
      </w:r>
      <w:proofErr w:type="spellStart"/>
      <w:r>
        <w:rPr>
          <w:rFonts w:ascii="AdvPAD40" w:hAnsi="AdvPAD40" w:cs="AdvPAD40"/>
          <w:sz w:val="16"/>
          <w:szCs w:val="16"/>
        </w:rPr>
        <w:t>Pettinger</w:t>
      </w:r>
      <w:proofErr w:type="spellEnd"/>
      <w:r>
        <w:rPr>
          <w:rFonts w:ascii="AdvPAD40" w:hAnsi="AdvPAD40" w:cs="AdvPAD40"/>
          <w:sz w:val="16"/>
          <w:szCs w:val="16"/>
        </w:rPr>
        <w:t xml:space="preserve"> WA. Strict’ blood pressure control and progression of renal disease in hypertensive </w:t>
      </w:r>
      <w:proofErr w:type="spellStart"/>
      <w:r>
        <w:rPr>
          <w:rFonts w:ascii="AdvPAD40" w:hAnsi="AdvPAD40" w:cs="AdvPAD40"/>
          <w:sz w:val="16"/>
          <w:szCs w:val="16"/>
        </w:rPr>
        <w:t>nephrosclerosis</w:t>
      </w:r>
      <w:proofErr w:type="spellEnd"/>
      <w:r>
        <w:rPr>
          <w:rFonts w:ascii="AdvPAD40" w:hAnsi="AdvPAD40" w:cs="AdvPAD40"/>
          <w:sz w:val="16"/>
          <w:szCs w:val="16"/>
        </w:rPr>
        <w:t xml:space="preserve">. </w:t>
      </w:r>
      <w:r>
        <w:rPr>
          <w:rFonts w:ascii="AdvPAD41" w:hAnsi="AdvPAD41" w:cs="AdvPAD41"/>
          <w:sz w:val="16"/>
          <w:szCs w:val="16"/>
        </w:rPr>
        <w:t xml:space="preserve">Kidney </w:t>
      </w:r>
      <w:proofErr w:type="spellStart"/>
      <w:r>
        <w:rPr>
          <w:rFonts w:ascii="AdvPAD41" w:hAnsi="AdvPAD41" w:cs="AdvPAD41"/>
          <w:sz w:val="16"/>
          <w:szCs w:val="16"/>
        </w:rPr>
        <w:t>Int</w:t>
      </w:r>
      <w:proofErr w:type="spellEnd"/>
      <w:r>
        <w:rPr>
          <w:rFonts w:ascii="AdvPAD41" w:hAnsi="AdvPAD41" w:cs="AdvPAD41"/>
          <w:sz w:val="16"/>
          <w:szCs w:val="16"/>
        </w:rPr>
        <w:t xml:space="preserve"> </w:t>
      </w:r>
      <w:r>
        <w:rPr>
          <w:rFonts w:ascii="AdvPAD40" w:hAnsi="AdvPAD40" w:cs="AdvPAD40"/>
          <w:sz w:val="16"/>
          <w:szCs w:val="16"/>
        </w:rPr>
        <w:t>1995; 48:851–859.</w:t>
      </w:r>
    </w:p>
    <w:p w14:paraId="450A5277"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31. </w:t>
      </w:r>
      <w:proofErr w:type="spellStart"/>
      <w:r>
        <w:rPr>
          <w:rFonts w:ascii="AdvPAD40" w:hAnsi="AdvPAD40" w:cs="AdvPAD40"/>
          <w:sz w:val="16"/>
          <w:szCs w:val="16"/>
        </w:rPr>
        <w:t>Mant</w:t>
      </w:r>
      <w:proofErr w:type="spellEnd"/>
      <w:r>
        <w:rPr>
          <w:rFonts w:ascii="AdvPAD40" w:hAnsi="AdvPAD40" w:cs="AdvPAD40"/>
          <w:sz w:val="16"/>
          <w:szCs w:val="16"/>
        </w:rPr>
        <w:t xml:space="preserve"> J, McManus RJ, </w:t>
      </w:r>
      <w:proofErr w:type="spellStart"/>
      <w:r>
        <w:rPr>
          <w:rFonts w:ascii="AdvPAD40" w:hAnsi="AdvPAD40" w:cs="AdvPAD40"/>
          <w:sz w:val="16"/>
          <w:szCs w:val="16"/>
        </w:rPr>
        <w:t>Roalfe</w:t>
      </w:r>
      <w:proofErr w:type="spellEnd"/>
      <w:r>
        <w:rPr>
          <w:rFonts w:ascii="AdvPAD40" w:hAnsi="AdvPAD40" w:cs="AdvPAD40"/>
          <w:sz w:val="16"/>
          <w:szCs w:val="16"/>
        </w:rPr>
        <w:t xml:space="preserve"> A, Fletcher K, Taylor CJ, Martin U, </w:t>
      </w:r>
      <w:r>
        <w:rPr>
          <w:rFonts w:ascii="AdvPAD41" w:hAnsi="AdvPAD41" w:cs="AdvPAD41"/>
          <w:sz w:val="16"/>
          <w:szCs w:val="16"/>
        </w:rPr>
        <w:t xml:space="preserve">et al. </w:t>
      </w:r>
      <w:r>
        <w:rPr>
          <w:rFonts w:ascii="AdvPAD40" w:hAnsi="AdvPAD40" w:cs="AdvPAD40"/>
          <w:sz w:val="16"/>
          <w:szCs w:val="16"/>
        </w:rPr>
        <w:t xml:space="preserve">Different systolic blood pressure targets for people with a history of stroke or transient </w:t>
      </w:r>
      <w:proofErr w:type="spellStart"/>
      <w:r>
        <w:rPr>
          <w:rFonts w:ascii="AdvPAD40" w:hAnsi="AdvPAD40" w:cs="AdvPAD40"/>
          <w:sz w:val="16"/>
          <w:szCs w:val="16"/>
        </w:rPr>
        <w:t>ischaemic</w:t>
      </w:r>
      <w:proofErr w:type="spellEnd"/>
      <w:r>
        <w:rPr>
          <w:rFonts w:ascii="AdvPAD40" w:hAnsi="AdvPAD40" w:cs="AdvPAD40"/>
          <w:sz w:val="16"/>
          <w:szCs w:val="16"/>
        </w:rPr>
        <w:t xml:space="preserve"> attack, the PAST-BP (Prevention After Stroke-Blood Pressure) study: </w:t>
      </w:r>
      <w:proofErr w:type="spellStart"/>
      <w:r>
        <w:rPr>
          <w:rFonts w:ascii="AdvPAD40" w:hAnsi="AdvPAD40" w:cs="AdvPAD40"/>
          <w:sz w:val="16"/>
          <w:szCs w:val="16"/>
        </w:rPr>
        <w:t>randomised</w:t>
      </w:r>
      <w:proofErr w:type="spellEnd"/>
      <w:r>
        <w:rPr>
          <w:rFonts w:ascii="AdvPAD40" w:hAnsi="AdvPAD40" w:cs="AdvPAD40"/>
          <w:sz w:val="16"/>
          <w:szCs w:val="16"/>
        </w:rPr>
        <w:t xml:space="preserve"> </w:t>
      </w:r>
      <w:r>
        <w:rPr>
          <w:rFonts w:ascii="AdvPAD40" w:hAnsi="AdvPAD40" w:cs="AdvPAD40"/>
          <w:sz w:val="16"/>
          <w:szCs w:val="16"/>
        </w:rPr>
        <w:lastRenderedPageBreak/>
        <w:t>controlled trial. https:// www.repository.cam.ac.uk/handle/1810/253061.</w:t>
      </w:r>
    </w:p>
    <w:p w14:paraId="380A77C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32. </w:t>
      </w:r>
      <w:proofErr w:type="spellStart"/>
      <w:r>
        <w:rPr>
          <w:rFonts w:ascii="AdvPAD40" w:hAnsi="AdvPAD40" w:cs="AdvPAD40"/>
          <w:sz w:val="16"/>
          <w:szCs w:val="16"/>
        </w:rPr>
        <w:t>Thomopoulos</w:t>
      </w:r>
      <w:proofErr w:type="spellEnd"/>
      <w:r>
        <w:rPr>
          <w:rFonts w:ascii="AdvPAD40" w:hAnsi="AdvPAD40" w:cs="AdvPAD40"/>
          <w:sz w:val="16"/>
          <w:szCs w:val="16"/>
        </w:rPr>
        <w:t xml:space="preserve"> C,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Zanchetti</w:t>
      </w:r>
      <w:proofErr w:type="spellEnd"/>
      <w:r>
        <w:rPr>
          <w:rFonts w:ascii="AdvPAD40" w:hAnsi="AdvPAD40" w:cs="AdvPAD40"/>
          <w:sz w:val="16"/>
          <w:szCs w:val="16"/>
        </w:rPr>
        <w:t xml:space="preserve"> A. Effects of blood pressure lowering treatment. 6. Prevention of heart failure and new onset heart failure. Meta-analysis of randomized trials.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2016; 34:373–384.</w:t>
      </w:r>
    </w:p>
    <w:p w14:paraId="04A29B6A"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33. </w:t>
      </w:r>
      <w:proofErr w:type="spellStart"/>
      <w:r>
        <w:rPr>
          <w:rFonts w:ascii="AdvPAD40" w:hAnsi="AdvPAD40" w:cs="AdvPAD40"/>
          <w:sz w:val="16"/>
          <w:szCs w:val="16"/>
        </w:rPr>
        <w:t>Thomopoulos</w:t>
      </w:r>
      <w:proofErr w:type="spellEnd"/>
      <w:r>
        <w:rPr>
          <w:rFonts w:ascii="AdvPAD40" w:hAnsi="AdvPAD40" w:cs="AdvPAD40"/>
          <w:sz w:val="16"/>
          <w:szCs w:val="16"/>
        </w:rPr>
        <w:t xml:space="preserve"> C,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Zanchetti</w:t>
      </w:r>
      <w:proofErr w:type="spellEnd"/>
      <w:r>
        <w:rPr>
          <w:rFonts w:ascii="AdvPAD40" w:hAnsi="AdvPAD40" w:cs="AdvPAD40"/>
          <w:sz w:val="16"/>
          <w:szCs w:val="16"/>
        </w:rPr>
        <w:t xml:space="preserve"> A. Effects of blood pressure lowering on outcome incidence in hypertension. 3. Effects in patients at different levels of cardiovascular risk. Overview and meta-analyses of randomized trials.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2014; 32:2305–2314.</w:t>
      </w:r>
    </w:p>
    <w:p w14:paraId="6D30DDDD"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34. Amery A, </w:t>
      </w:r>
      <w:proofErr w:type="spellStart"/>
      <w:r>
        <w:rPr>
          <w:rFonts w:ascii="AdvPAD40" w:hAnsi="AdvPAD40" w:cs="AdvPAD40"/>
          <w:sz w:val="16"/>
          <w:szCs w:val="16"/>
        </w:rPr>
        <w:t>Brixko</w:t>
      </w:r>
      <w:proofErr w:type="spellEnd"/>
      <w:r>
        <w:rPr>
          <w:rFonts w:ascii="AdvPAD40" w:hAnsi="AdvPAD40" w:cs="AdvPAD40"/>
          <w:sz w:val="16"/>
          <w:szCs w:val="16"/>
        </w:rPr>
        <w:t xml:space="preserve"> P, Clement D, De </w:t>
      </w:r>
      <w:proofErr w:type="spellStart"/>
      <w:r>
        <w:rPr>
          <w:rFonts w:ascii="AdvPAD40" w:hAnsi="AdvPAD40" w:cs="AdvPAD40"/>
          <w:sz w:val="16"/>
          <w:szCs w:val="16"/>
        </w:rPr>
        <w:t>Schaepdryver</w:t>
      </w:r>
      <w:proofErr w:type="spellEnd"/>
      <w:r>
        <w:rPr>
          <w:rFonts w:ascii="AdvPAD40" w:hAnsi="AdvPAD40" w:cs="AdvPAD40"/>
          <w:sz w:val="16"/>
          <w:szCs w:val="16"/>
        </w:rPr>
        <w:t xml:space="preserve"> A, </w:t>
      </w:r>
      <w:proofErr w:type="spellStart"/>
      <w:r>
        <w:rPr>
          <w:rFonts w:ascii="AdvPAD40" w:hAnsi="AdvPAD40" w:cs="AdvPAD40"/>
          <w:sz w:val="16"/>
          <w:szCs w:val="16"/>
        </w:rPr>
        <w:t>Fagard</w:t>
      </w:r>
      <w:proofErr w:type="spellEnd"/>
      <w:r>
        <w:rPr>
          <w:rFonts w:ascii="AdvPAD40" w:hAnsi="AdvPAD40" w:cs="AdvPAD40"/>
          <w:sz w:val="16"/>
          <w:szCs w:val="16"/>
        </w:rPr>
        <w:t xml:space="preserve"> R, Forte J, </w:t>
      </w:r>
      <w:r>
        <w:rPr>
          <w:rFonts w:ascii="AdvPAD41" w:hAnsi="AdvPAD41" w:cs="AdvPAD41"/>
          <w:sz w:val="16"/>
          <w:szCs w:val="16"/>
        </w:rPr>
        <w:t xml:space="preserve">et al. </w:t>
      </w:r>
      <w:r>
        <w:rPr>
          <w:rFonts w:ascii="AdvPAD40" w:hAnsi="AdvPAD40" w:cs="AdvPAD40"/>
          <w:sz w:val="16"/>
          <w:szCs w:val="16"/>
        </w:rPr>
        <w:t xml:space="preserve">Mortality and morbidity results from the European Working Party on High Blood Pressure in the Elderly trial. </w:t>
      </w:r>
      <w:r>
        <w:rPr>
          <w:rFonts w:ascii="AdvPAD41" w:hAnsi="AdvPAD41" w:cs="AdvPAD41"/>
          <w:sz w:val="16"/>
          <w:szCs w:val="16"/>
        </w:rPr>
        <w:t xml:space="preserve">Lancet </w:t>
      </w:r>
      <w:r>
        <w:rPr>
          <w:rFonts w:ascii="AdvPAD40" w:hAnsi="AdvPAD40" w:cs="AdvPAD40"/>
          <w:sz w:val="16"/>
          <w:szCs w:val="16"/>
        </w:rPr>
        <w:t>1985; 325:1349–1354.</w:t>
      </w:r>
    </w:p>
    <w:p w14:paraId="06BC558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35. Hypertension-Stroke Cooperative Study Group. Effect of antihypertensive treatment on stroke recurrence. </w:t>
      </w:r>
      <w:r>
        <w:rPr>
          <w:rFonts w:ascii="AdvPAD41" w:hAnsi="AdvPAD41" w:cs="AdvPAD41"/>
          <w:sz w:val="16"/>
          <w:szCs w:val="16"/>
        </w:rPr>
        <w:t xml:space="preserve">JAMA </w:t>
      </w:r>
      <w:r>
        <w:rPr>
          <w:rFonts w:ascii="AdvPAD40" w:hAnsi="AdvPAD40" w:cs="AdvPAD40"/>
          <w:sz w:val="16"/>
          <w:szCs w:val="16"/>
        </w:rPr>
        <w:t>1974; 229:409–418.</w:t>
      </w:r>
    </w:p>
    <w:p w14:paraId="02291733"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36. Beckett NS, Peters R, Fletcher AE, </w:t>
      </w:r>
      <w:proofErr w:type="spellStart"/>
      <w:r>
        <w:rPr>
          <w:rFonts w:ascii="AdvPAD40" w:hAnsi="AdvPAD40" w:cs="AdvPAD40"/>
          <w:sz w:val="16"/>
          <w:szCs w:val="16"/>
        </w:rPr>
        <w:t>Staessen</w:t>
      </w:r>
      <w:proofErr w:type="spellEnd"/>
      <w:r>
        <w:rPr>
          <w:rFonts w:ascii="AdvPAD40" w:hAnsi="AdvPAD40" w:cs="AdvPAD40"/>
          <w:sz w:val="16"/>
          <w:szCs w:val="16"/>
        </w:rPr>
        <w:t xml:space="preserve"> JA, Liu L, </w:t>
      </w:r>
      <w:proofErr w:type="spellStart"/>
      <w:r>
        <w:rPr>
          <w:rFonts w:ascii="AdvPAD40" w:hAnsi="AdvPAD40" w:cs="AdvPAD40"/>
          <w:sz w:val="16"/>
          <w:szCs w:val="16"/>
        </w:rPr>
        <w:t>Dumitrascu</w:t>
      </w:r>
      <w:proofErr w:type="spellEnd"/>
      <w:r>
        <w:rPr>
          <w:rFonts w:ascii="AdvPAD40" w:hAnsi="AdvPAD40" w:cs="AdvPAD40"/>
          <w:sz w:val="16"/>
          <w:szCs w:val="16"/>
        </w:rPr>
        <w:t xml:space="preserve"> D, </w:t>
      </w:r>
      <w:r>
        <w:rPr>
          <w:rFonts w:ascii="AdvPAD41" w:hAnsi="AdvPAD41" w:cs="AdvPAD41"/>
          <w:sz w:val="16"/>
          <w:szCs w:val="16"/>
        </w:rPr>
        <w:t xml:space="preserve">et al. </w:t>
      </w:r>
      <w:r>
        <w:rPr>
          <w:rFonts w:ascii="AdvPAD40" w:hAnsi="AdvPAD40" w:cs="AdvPAD40"/>
          <w:sz w:val="16"/>
          <w:szCs w:val="16"/>
        </w:rPr>
        <w:t xml:space="preserve">Treatment of hypertension in patients 80 years of age or older.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2008; 358:1887–1898.</w:t>
      </w:r>
    </w:p>
    <w:p w14:paraId="7D6BB120"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37. Perry HM Jr, Smith WM, McDonald RH, Black D, Cutler JA, </w:t>
      </w:r>
      <w:proofErr w:type="spellStart"/>
      <w:r>
        <w:rPr>
          <w:rFonts w:ascii="AdvPAD40" w:hAnsi="AdvPAD40" w:cs="AdvPAD40"/>
          <w:sz w:val="16"/>
          <w:szCs w:val="16"/>
        </w:rPr>
        <w:t>Furberg</w:t>
      </w:r>
      <w:proofErr w:type="spellEnd"/>
      <w:r>
        <w:rPr>
          <w:rFonts w:ascii="AdvPAD40" w:hAnsi="AdvPAD40" w:cs="AdvPAD40"/>
          <w:sz w:val="16"/>
          <w:szCs w:val="16"/>
        </w:rPr>
        <w:t xml:space="preserve"> CD, </w:t>
      </w:r>
      <w:r>
        <w:rPr>
          <w:rFonts w:ascii="AdvPAD41" w:hAnsi="AdvPAD41" w:cs="AdvPAD41"/>
          <w:sz w:val="16"/>
          <w:szCs w:val="16"/>
        </w:rPr>
        <w:t xml:space="preserve">et al. </w:t>
      </w:r>
      <w:r>
        <w:rPr>
          <w:rFonts w:ascii="AdvPAD40" w:hAnsi="AdvPAD40" w:cs="AdvPAD40"/>
          <w:sz w:val="16"/>
          <w:szCs w:val="16"/>
        </w:rPr>
        <w:t xml:space="preserve">Morbidity and mortality in the Systolic Hypertension in the Elderly Program (SHEP) pilot study. </w:t>
      </w:r>
      <w:r>
        <w:rPr>
          <w:rFonts w:ascii="AdvPAD41" w:hAnsi="AdvPAD41" w:cs="AdvPAD41"/>
          <w:sz w:val="16"/>
          <w:szCs w:val="16"/>
        </w:rPr>
        <w:t xml:space="preserve">Stroke </w:t>
      </w:r>
      <w:r>
        <w:rPr>
          <w:rFonts w:ascii="AdvPAD40" w:hAnsi="AdvPAD40" w:cs="AdvPAD40"/>
          <w:sz w:val="16"/>
          <w:szCs w:val="16"/>
        </w:rPr>
        <w:t>1989; 20:4–13.</w:t>
      </w:r>
    </w:p>
    <w:p w14:paraId="2777224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38. SHEP Co-operative Research Group. Prevention of stroke by antihypertensive drug treatment in older persons with isolated systolic hypertension. Final results of the Systolic Hypertension in the Elderly Program (SHEP). </w:t>
      </w:r>
      <w:r>
        <w:rPr>
          <w:rFonts w:ascii="AdvPAD41" w:hAnsi="AdvPAD41" w:cs="AdvPAD41"/>
          <w:sz w:val="16"/>
          <w:szCs w:val="16"/>
        </w:rPr>
        <w:t xml:space="preserve">JAMA </w:t>
      </w:r>
      <w:r>
        <w:rPr>
          <w:rFonts w:ascii="AdvPAD40" w:hAnsi="AdvPAD40" w:cs="AdvPAD40"/>
          <w:sz w:val="16"/>
          <w:szCs w:val="16"/>
        </w:rPr>
        <w:t>1991; 265:3255–3264.</w:t>
      </w:r>
    </w:p>
    <w:p w14:paraId="206A956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39. Veterans Administration Cooperative Study Group on Antihypertensive Agents. Effects of treatment on morbidity in hypertension. Results in patients with diastolic blood pressures averaging 115 through 129mm Hg. </w:t>
      </w:r>
      <w:r>
        <w:rPr>
          <w:rFonts w:ascii="AdvPAD41" w:hAnsi="AdvPAD41" w:cs="AdvPAD41"/>
          <w:sz w:val="16"/>
          <w:szCs w:val="16"/>
        </w:rPr>
        <w:t xml:space="preserve">JAMA </w:t>
      </w:r>
      <w:r>
        <w:rPr>
          <w:rFonts w:ascii="AdvPAD40" w:hAnsi="AdvPAD40" w:cs="AdvPAD40"/>
          <w:sz w:val="16"/>
          <w:szCs w:val="16"/>
        </w:rPr>
        <w:t>1967; 202:1028–1034.</w:t>
      </w:r>
    </w:p>
    <w:p w14:paraId="33F225D9"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40. ADVANCE Collaborative Group. Effects of a fixed combination of perindopril and </w:t>
      </w:r>
      <w:proofErr w:type="spellStart"/>
      <w:r>
        <w:rPr>
          <w:rFonts w:ascii="AdvPAD40" w:hAnsi="AdvPAD40" w:cs="AdvPAD40"/>
          <w:sz w:val="16"/>
          <w:szCs w:val="16"/>
        </w:rPr>
        <w:t>indapamide</w:t>
      </w:r>
      <w:proofErr w:type="spellEnd"/>
      <w:r>
        <w:rPr>
          <w:rFonts w:ascii="AdvPAD40" w:hAnsi="AdvPAD40" w:cs="AdvPAD40"/>
          <w:sz w:val="16"/>
          <w:szCs w:val="16"/>
        </w:rPr>
        <w:t xml:space="preserve"> on </w:t>
      </w:r>
      <w:proofErr w:type="spellStart"/>
      <w:r>
        <w:rPr>
          <w:rFonts w:ascii="AdvPAD40" w:hAnsi="AdvPAD40" w:cs="AdvPAD40"/>
          <w:sz w:val="16"/>
          <w:szCs w:val="16"/>
        </w:rPr>
        <w:t>macrovascular</w:t>
      </w:r>
      <w:proofErr w:type="spellEnd"/>
      <w:r>
        <w:rPr>
          <w:rFonts w:ascii="AdvPAD40" w:hAnsi="AdvPAD40" w:cs="AdvPAD40"/>
          <w:sz w:val="16"/>
          <w:szCs w:val="16"/>
        </w:rPr>
        <w:t xml:space="preserve"> and microvascular outcomes in patients with type 2 diabetes mellitus (the ADVANCE trial): a </w:t>
      </w:r>
      <w:proofErr w:type="spellStart"/>
      <w:r>
        <w:rPr>
          <w:rFonts w:ascii="AdvPAD40" w:hAnsi="AdvPAD40" w:cs="AdvPAD40"/>
          <w:sz w:val="16"/>
          <w:szCs w:val="16"/>
        </w:rPr>
        <w:t>randomised</w:t>
      </w:r>
      <w:proofErr w:type="spellEnd"/>
      <w:r>
        <w:rPr>
          <w:rFonts w:ascii="AdvPAD40" w:hAnsi="AdvPAD40" w:cs="AdvPAD40"/>
          <w:sz w:val="16"/>
          <w:szCs w:val="16"/>
        </w:rPr>
        <w:t xml:space="preserve"> controlled trial. </w:t>
      </w:r>
      <w:r>
        <w:rPr>
          <w:rFonts w:ascii="AdvPAD41" w:hAnsi="AdvPAD41" w:cs="AdvPAD41"/>
          <w:sz w:val="16"/>
          <w:szCs w:val="16"/>
        </w:rPr>
        <w:t xml:space="preserve">Lancet </w:t>
      </w:r>
      <w:r>
        <w:rPr>
          <w:rFonts w:ascii="AdvPAD40" w:hAnsi="AdvPAD40" w:cs="AdvPAD40"/>
          <w:sz w:val="16"/>
          <w:szCs w:val="16"/>
        </w:rPr>
        <w:t>2007; 37:829–840.</w:t>
      </w:r>
    </w:p>
    <w:p w14:paraId="6BA2CDB8"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41. Liu L, Zhang Y, Liu G, Li W, Zhang X, </w:t>
      </w:r>
      <w:proofErr w:type="spellStart"/>
      <w:r>
        <w:rPr>
          <w:rFonts w:ascii="AdvPAD40" w:hAnsi="AdvPAD40" w:cs="AdvPAD40"/>
          <w:sz w:val="16"/>
          <w:szCs w:val="16"/>
        </w:rPr>
        <w:t>Zanchetti</w:t>
      </w:r>
      <w:proofErr w:type="spellEnd"/>
      <w:r>
        <w:rPr>
          <w:rFonts w:ascii="AdvPAD40" w:hAnsi="AdvPAD40" w:cs="AdvPAD40"/>
          <w:sz w:val="16"/>
          <w:szCs w:val="16"/>
        </w:rPr>
        <w:t xml:space="preserve"> A. The </w:t>
      </w:r>
      <w:proofErr w:type="spellStart"/>
      <w:r>
        <w:rPr>
          <w:rFonts w:ascii="AdvPAD40" w:hAnsi="AdvPAD40" w:cs="AdvPAD40"/>
          <w:sz w:val="16"/>
          <w:szCs w:val="16"/>
        </w:rPr>
        <w:t>Felodipine</w:t>
      </w:r>
      <w:proofErr w:type="spellEnd"/>
      <w:r>
        <w:rPr>
          <w:rFonts w:ascii="AdvPAD40" w:hAnsi="AdvPAD40" w:cs="AdvPAD40"/>
          <w:sz w:val="16"/>
          <w:szCs w:val="16"/>
        </w:rPr>
        <w:t xml:space="preserve"> Event Reduction (FEVER) Study: a randomized long-term placebo controlled trial in Chinese hypertensive patients.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2005; 23:2157–2172.</w:t>
      </w:r>
    </w:p>
    <w:p w14:paraId="5FBB0E8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42. Hypertension Detection and Follow-up Program Cooperative Group. Five-year findings of the hypertension detection and follow-up program. I. Reduction in mortality of persons with high blood pressure, including mild hypertension. </w:t>
      </w:r>
      <w:r>
        <w:rPr>
          <w:rFonts w:ascii="AdvPAD41" w:hAnsi="AdvPAD41" w:cs="AdvPAD41"/>
          <w:sz w:val="16"/>
          <w:szCs w:val="16"/>
        </w:rPr>
        <w:t xml:space="preserve">JAMA </w:t>
      </w:r>
      <w:r>
        <w:rPr>
          <w:rFonts w:ascii="AdvPAD40" w:hAnsi="AdvPAD40" w:cs="AdvPAD40"/>
          <w:sz w:val="16"/>
          <w:szCs w:val="16"/>
        </w:rPr>
        <w:t>1979; 242:2562–2571.</w:t>
      </w:r>
    </w:p>
    <w:p w14:paraId="2628D5C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43. Medical Research Council Working Party. MRC trial on treatment of mild hypertension: principal results. </w:t>
      </w:r>
      <w:r>
        <w:rPr>
          <w:rFonts w:ascii="AdvPAD41" w:hAnsi="AdvPAD41" w:cs="AdvPAD41"/>
          <w:sz w:val="16"/>
          <w:szCs w:val="16"/>
        </w:rPr>
        <w:t xml:space="preserve">BMJ </w:t>
      </w:r>
      <w:r>
        <w:rPr>
          <w:rFonts w:ascii="AdvPAD40" w:hAnsi="AdvPAD40" w:cs="AdvPAD40"/>
          <w:sz w:val="16"/>
          <w:szCs w:val="16"/>
        </w:rPr>
        <w:t>1985; 291:97–104.</w:t>
      </w:r>
    </w:p>
    <w:p w14:paraId="079D84B1"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44. </w:t>
      </w:r>
      <w:proofErr w:type="spellStart"/>
      <w:r>
        <w:rPr>
          <w:rFonts w:ascii="AdvPAD40" w:hAnsi="AdvPAD40" w:cs="AdvPAD40"/>
          <w:sz w:val="16"/>
          <w:szCs w:val="16"/>
        </w:rPr>
        <w:t>Helgeland</w:t>
      </w:r>
      <w:proofErr w:type="spellEnd"/>
      <w:r>
        <w:rPr>
          <w:rFonts w:ascii="AdvPAD40" w:hAnsi="AdvPAD40" w:cs="AdvPAD40"/>
          <w:sz w:val="16"/>
          <w:szCs w:val="16"/>
        </w:rPr>
        <w:t xml:space="preserve"> A. Treatment of mild hypertension: a five year controlled drug trial. The Oslo study. </w:t>
      </w:r>
      <w:r>
        <w:rPr>
          <w:rFonts w:ascii="AdvPAD41" w:hAnsi="AdvPAD41" w:cs="AdvPAD41"/>
          <w:sz w:val="16"/>
          <w:szCs w:val="16"/>
        </w:rPr>
        <w:t xml:space="preserve">Am J Med </w:t>
      </w:r>
      <w:r>
        <w:rPr>
          <w:rFonts w:ascii="AdvPAD40" w:hAnsi="AdvPAD40" w:cs="AdvPAD40"/>
          <w:sz w:val="16"/>
          <w:szCs w:val="16"/>
        </w:rPr>
        <w:t>1980; 69:725–732.</w:t>
      </w:r>
    </w:p>
    <w:p w14:paraId="40F82E87"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45. PROGRESS Collaborative Group. </w:t>
      </w:r>
      <w:proofErr w:type="spellStart"/>
      <w:r>
        <w:rPr>
          <w:rFonts w:ascii="AdvPAD40" w:hAnsi="AdvPAD40" w:cs="AdvPAD40"/>
          <w:sz w:val="16"/>
          <w:szCs w:val="16"/>
        </w:rPr>
        <w:t>Randomised</w:t>
      </w:r>
      <w:proofErr w:type="spellEnd"/>
      <w:r>
        <w:rPr>
          <w:rFonts w:ascii="AdvPAD40" w:hAnsi="AdvPAD40" w:cs="AdvPAD40"/>
          <w:sz w:val="16"/>
          <w:szCs w:val="16"/>
        </w:rPr>
        <w:t xml:space="preserve"> trial of a perindopril based blood-pressure-lowering regimen among 6105 individuals with previous stroke or transient </w:t>
      </w:r>
      <w:proofErr w:type="spellStart"/>
      <w:r>
        <w:rPr>
          <w:rFonts w:ascii="AdvPAD40" w:hAnsi="AdvPAD40" w:cs="AdvPAD40"/>
          <w:sz w:val="16"/>
          <w:szCs w:val="16"/>
        </w:rPr>
        <w:t>ischaemic</w:t>
      </w:r>
      <w:proofErr w:type="spellEnd"/>
      <w:r>
        <w:rPr>
          <w:rFonts w:ascii="AdvPAD40" w:hAnsi="AdvPAD40" w:cs="AdvPAD40"/>
          <w:sz w:val="16"/>
          <w:szCs w:val="16"/>
        </w:rPr>
        <w:t xml:space="preserve"> attack. </w:t>
      </w:r>
      <w:r>
        <w:rPr>
          <w:rFonts w:ascii="AdvPAD41" w:hAnsi="AdvPAD41" w:cs="AdvPAD41"/>
          <w:sz w:val="16"/>
          <w:szCs w:val="16"/>
        </w:rPr>
        <w:t xml:space="preserve">Lancet </w:t>
      </w:r>
      <w:r>
        <w:rPr>
          <w:rFonts w:ascii="AdvPAD40" w:hAnsi="AdvPAD40" w:cs="AdvPAD40"/>
          <w:sz w:val="16"/>
          <w:szCs w:val="16"/>
        </w:rPr>
        <w:t>2001; 358:1033–1041.</w:t>
      </w:r>
    </w:p>
    <w:p w14:paraId="0C1DBBAD"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46. Smith WM. Treatment of mild hypertension: results of a ten-year intervention trial. </w:t>
      </w:r>
      <w:proofErr w:type="spellStart"/>
      <w:r>
        <w:rPr>
          <w:rFonts w:ascii="AdvPAD41" w:hAnsi="AdvPAD41" w:cs="AdvPAD41"/>
          <w:sz w:val="16"/>
          <w:szCs w:val="16"/>
        </w:rPr>
        <w:t>Circ</w:t>
      </w:r>
      <w:proofErr w:type="spellEnd"/>
      <w:r>
        <w:rPr>
          <w:rFonts w:ascii="AdvPAD41" w:hAnsi="AdvPAD41" w:cs="AdvPAD41"/>
          <w:sz w:val="16"/>
          <w:szCs w:val="16"/>
        </w:rPr>
        <w:t xml:space="preserve"> Res </w:t>
      </w:r>
      <w:r>
        <w:rPr>
          <w:rFonts w:ascii="AdvPAD40" w:hAnsi="AdvPAD40" w:cs="AdvPAD40"/>
          <w:sz w:val="16"/>
          <w:szCs w:val="16"/>
        </w:rPr>
        <w:t xml:space="preserve">1977; </w:t>
      </w:r>
      <w:proofErr w:type="gramStart"/>
      <w:r>
        <w:rPr>
          <w:rFonts w:ascii="AdvPAD40" w:hAnsi="AdvPAD40" w:cs="AdvPAD40"/>
          <w:sz w:val="16"/>
          <w:szCs w:val="16"/>
        </w:rPr>
        <w:t>40:I</w:t>
      </w:r>
      <w:proofErr w:type="gramEnd"/>
      <w:r>
        <w:rPr>
          <w:rFonts w:ascii="AdvPAD40" w:hAnsi="AdvPAD40" w:cs="AdvPAD40"/>
          <w:sz w:val="16"/>
          <w:szCs w:val="16"/>
        </w:rPr>
        <w:t>98–105.</w:t>
      </w:r>
    </w:p>
    <w:p w14:paraId="6BB58C0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47. Veterans Administration Cooperative Study Group on Antihypertensive Agents. Effects of treatment on morbidity in hypertension. Results in patients with diastolic blood pressures averaging 90 through 114mmHg. </w:t>
      </w:r>
      <w:r>
        <w:rPr>
          <w:rFonts w:ascii="AdvPAD41" w:hAnsi="AdvPAD41" w:cs="AdvPAD41"/>
          <w:sz w:val="16"/>
          <w:szCs w:val="16"/>
        </w:rPr>
        <w:t xml:space="preserve">JAMA </w:t>
      </w:r>
      <w:r>
        <w:rPr>
          <w:rFonts w:ascii="AdvPAD40" w:hAnsi="AdvPAD40" w:cs="AdvPAD40"/>
          <w:sz w:val="16"/>
          <w:szCs w:val="16"/>
        </w:rPr>
        <w:t>1970; 213:1143–1152.</w:t>
      </w:r>
    </w:p>
    <w:p w14:paraId="2EC9BA8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48. </w:t>
      </w:r>
      <w:proofErr w:type="spellStart"/>
      <w:r>
        <w:rPr>
          <w:rFonts w:ascii="AdvPAD40" w:hAnsi="AdvPAD40" w:cs="AdvPAD40"/>
          <w:sz w:val="16"/>
          <w:szCs w:val="16"/>
        </w:rPr>
        <w:t>Maschio</w:t>
      </w:r>
      <w:proofErr w:type="spellEnd"/>
      <w:r>
        <w:rPr>
          <w:rFonts w:ascii="AdvPAD40" w:hAnsi="AdvPAD40" w:cs="AdvPAD40"/>
          <w:sz w:val="16"/>
          <w:szCs w:val="16"/>
        </w:rPr>
        <w:t xml:space="preserve"> G, </w:t>
      </w:r>
      <w:proofErr w:type="spellStart"/>
      <w:r>
        <w:rPr>
          <w:rFonts w:ascii="AdvPAD40" w:hAnsi="AdvPAD40" w:cs="AdvPAD40"/>
          <w:sz w:val="16"/>
          <w:szCs w:val="16"/>
        </w:rPr>
        <w:t>Alberti</w:t>
      </w:r>
      <w:proofErr w:type="spellEnd"/>
      <w:r>
        <w:rPr>
          <w:rFonts w:ascii="AdvPAD40" w:hAnsi="AdvPAD40" w:cs="AdvPAD40"/>
          <w:sz w:val="16"/>
          <w:szCs w:val="16"/>
        </w:rPr>
        <w:t xml:space="preserve"> D, </w:t>
      </w:r>
      <w:proofErr w:type="spellStart"/>
      <w:r>
        <w:rPr>
          <w:rFonts w:ascii="AdvPAD40" w:hAnsi="AdvPAD40" w:cs="AdvPAD40"/>
          <w:sz w:val="16"/>
          <w:szCs w:val="16"/>
        </w:rPr>
        <w:t>Janin</w:t>
      </w:r>
      <w:proofErr w:type="spellEnd"/>
      <w:r>
        <w:rPr>
          <w:rFonts w:ascii="AdvPAD40" w:hAnsi="AdvPAD40" w:cs="AdvPAD40"/>
          <w:sz w:val="16"/>
          <w:szCs w:val="16"/>
        </w:rPr>
        <w:t xml:space="preserve"> G, </w:t>
      </w:r>
      <w:proofErr w:type="spellStart"/>
      <w:r>
        <w:rPr>
          <w:rFonts w:ascii="AdvPAD40" w:hAnsi="AdvPAD40" w:cs="AdvPAD40"/>
          <w:sz w:val="16"/>
          <w:szCs w:val="16"/>
        </w:rPr>
        <w:t>Locatelli</w:t>
      </w:r>
      <w:proofErr w:type="spellEnd"/>
      <w:r>
        <w:rPr>
          <w:rFonts w:ascii="AdvPAD40" w:hAnsi="AdvPAD40" w:cs="AdvPAD40"/>
          <w:sz w:val="16"/>
          <w:szCs w:val="16"/>
        </w:rPr>
        <w:t xml:space="preserve"> F, Mann JFE, </w:t>
      </w:r>
      <w:proofErr w:type="spellStart"/>
      <w:r>
        <w:rPr>
          <w:rFonts w:ascii="AdvPAD40" w:hAnsi="AdvPAD40" w:cs="AdvPAD40"/>
          <w:sz w:val="16"/>
          <w:szCs w:val="16"/>
        </w:rPr>
        <w:t>Motolese</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Effect of the angiotensin-converting-enzyme inhibitor benazepril on the progression of chronic renal insufficiency. The Angiotensin-Converting-Enzyme Inhibition in Progressive Renal Insufficiency Study Group.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1996; 334:939–945.</w:t>
      </w:r>
    </w:p>
    <w:p w14:paraId="0C05290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49. </w:t>
      </w:r>
      <w:proofErr w:type="spellStart"/>
      <w:r>
        <w:rPr>
          <w:rFonts w:ascii="AdvPAD40" w:hAnsi="AdvPAD40" w:cs="AdvPAD40"/>
          <w:sz w:val="16"/>
          <w:szCs w:val="16"/>
        </w:rPr>
        <w:t>Ruggenenti</w:t>
      </w:r>
      <w:proofErr w:type="spellEnd"/>
      <w:r>
        <w:rPr>
          <w:rFonts w:ascii="AdvPAD40" w:hAnsi="AdvPAD40" w:cs="AdvPAD40"/>
          <w:sz w:val="16"/>
          <w:szCs w:val="16"/>
        </w:rPr>
        <w:t xml:space="preserve"> P, </w:t>
      </w:r>
      <w:proofErr w:type="spellStart"/>
      <w:r>
        <w:rPr>
          <w:rFonts w:ascii="AdvPAD40" w:hAnsi="AdvPAD40" w:cs="AdvPAD40"/>
          <w:sz w:val="16"/>
          <w:szCs w:val="16"/>
        </w:rPr>
        <w:t>Fassi</w:t>
      </w:r>
      <w:proofErr w:type="spellEnd"/>
      <w:r>
        <w:rPr>
          <w:rFonts w:ascii="AdvPAD40" w:hAnsi="AdvPAD40" w:cs="AdvPAD40"/>
          <w:sz w:val="16"/>
          <w:szCs w:val="16"/>
        </w:rPr>
        <w:t xml:space="preserve"> A, </w:t>
      </w:r>
      <w:proofErr w:type="spellStart"/>
      <w:r>
        <w:rPr>
          <w:rFonts w:ascii="AdvPAD40" w:hAnsi="AdvPAD40" w:cs="AdvPAD40"/>
          <w:sz w:val="16"/>
          <w:szCs w:val="16"/>
        </w:rPr>
        <w:t>Ilieva</w:t>
      </w:r>
      <w:proofErr w:type="spellEnd"/>
      <w:r>
        <w:rPr>
          <w:rFonts w:ascii="AdvPAD40" w:hAnsi="AdvPAD40" w:cs="AdvPAD40"/>
          <w:sz w:val="16"/>
          <w:szCs w:val="16"/>
        </w:rPr>
        <w:t xml:space="preserve"> AP, Bruno S, </w:t>
      </w:r>
      <w:proofErr w:type="spellStart"/>
      <w:r>
        <w:rPr>
          <w:rFonts w:ascii="AdvPAD40" w:hAnsi="AdvPAD40" w:cs="AdvPAD40"/>
          <w:sz w:val="16"/>
          <w:szCs w:val="16"/>
        </w:rPr>
        <w:t>Iliev</w:t>
      </w:r>
      <w:proofErr w:type="spellEnd"/>
      <w:r>
        <w:rPr>
          <w:rFonts w:ascii="AdvPAD40" w:hAnsi="AdvPAD40" w:cs="AdvPAD40"/>
          <w:sz w:val="16"/>
          <w:szCs w:val="16"/>
        </w:rPr>
        <w:t xml:space="preserve"> IP, </w:t>
      </w:r>
      <w:proofErr w:type="spellStart"/>
      <w:r>
        <w:rPr>
          <w:rFonts w:ascii="AdvPAD40" w:hAnsi="AdvPAD40" w:cs="AdvPAD40"/>
          <w:sz w:val="16"/>
          <w:szCs w:val="16"/>
        </w:rPr>
        <w:t>Brusegan</w:t>
      </w:r>
      <w:proofErr w:type="spellEnd"/>
      <w:r>
        <w:rPr>
          <w:rFonts w:ascii="AdvPAD40" w:hAnsi="AdvPAD40" w:cs="AdvPAD40"/>
          <w:sz w:val="16"/>
          <w:szCs w:val="16"/>
        </w:rPr>
        <w:t xml:space="preserve"> V, </w:t>
      </w:r>
      <w:r>
        <w:rPr>
          <w:rFonts w:ascii="AdvPAD41" w:hAnsi="AdvPAD41" w:cs="AdvPAD41"/>
          <w:sz w:val="16"/>
          <w:szCs w:val="16"/>
        </w:rPr>
        <w:t>et al.</w:t>
      </w:r>
      <w:r>
        <w:rPr>
          <w:rFonts w:ascii="AdvPAD40" w:hAnsi="AdvPAD40" w:cs="AdvPAD40"/>
          <w:sz w:val="16"/>
          <w:szCs w:val="16"/>
        </w:rPr>
        <w:t xml:space="preserve">, Bergamo </w:t>
      </w:r>
      <w:proofErr w:type="spellStart"/>
      <w:r>
        <w:rPr>
          <w:rFonts w:ascii="AdvPAD40" w:hAnsi="AdvPAD40" w:cs="AdvPAD40"/>
          <w:sz w:val="16"/>
          <w:szCs w:val="16"/>
        </w:rPr>
        <w:t>Nephrologic</w:t>
      </w:r>
      <w:proofErr w:type="spellEnd"/>
      <w:r>
        <w:rPr>
          <w:rFonts w:ascii="AdvPAD40" w:hAnsi="AdvPAD40" w:cs="AdvPAD40"/>
          <w:sz w:val="16"/>
          <w:szCs w:val="16"/>
        </w:rPr>
        <w:t xml:space="preserve"> Diabetes Complications Trial (BENEDICT) Investigators. Preventing microalbuminuria in type 2 diabetes.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2004; 351:1941–1951.</w:t>
      </w:r>
    </w:p>
    <w:p w14:paraId="3D02D70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50. Heart Outcomes Prevention Evaluation Study Investigators. Effects of </w:t>
      </w:r>
      <w:proofErr w:type="spellStart"/>
      <w:r>
        <w:rPr>
          <w:rFonts w:ascii="AdvPAD40" w:hAnsi="AdvPAD40" w:cs="AdvPAD40"/>
          <w:sz w:val="16"/>
          <w:szCs w:val="16"/>
        </w:rPr>
        <w:t>ramipril</w:t>
      </w:r>
      <w:proofErr w:type="spellEnd"/>
      <w:r>
        <w:rPr>
          <w:rFonts w:ascii="AdvPAD40" w:hAnsi="AdvPAD40" w:cs="AdvPAD40"/>
          <w:sz w:val="16"/>
          <w:szCs w:val="16"/>
        </w:rPr>
        <w:t xml:space="preserve"> on cardiovascular and microvascular outcomes in people with diabetes mellitus: results of the HOPE study and MICRO-HOPE </w:t>
      </w:r>
      <w:proofErr w:type="spellStart"/>
      <w:r>
        <w:rPr>
          <w:rFonts w:ascii="AdvPAD40" w:hAnsi="AdvPAD40" w:cs="AdvPAD40"/>
          <w:sz w:val="16"/>
          <w:szCs w:val="16"/>
        </w:rPr>
        <w:t>substudy</w:t>
      </w:r>
      <w:proofErr w:type="spellEnd"/>
      <w:r>
        <w:rPr>
          <w:rFonts w:ascii="AdvPAD40" w:hAnsi="AdvPAD40" w:cs="AdvPAD40"/>
          <w:sz w:val="16"/>
          <w:szCs w:val="16"/>
        </w:rPr>
        <w:t xml:space="preserve">. </w:t>
      </w:r>
      <w:r>
        <w:rPr>
          <w:rFonts w:ascii="AdvPAD41" w:hAnsi="AdvPAD41" w:cs="AdvPAD41"/>
          <w:sz w:val="16"/>
          <w:szCs w:val="16"/>
        </w:rPr>
        <w:t xml:space="preserve">Lancet </w:t>
      </w:r>
      <w:r>
        <w:rPr>
          <w:rFonts w:ascii="AdvPAD40" w:hAnsi="AdvPAD40" w:cs="AdvPAD40"/>
          <w:sz w:val="16"/>
          <w:szCs w:val="16"/>
        </w:rPr>
        <w:t>2000; 355:253–259.</w:t>
      </w:r>
    </w:p>
    <w:p w14:paraId="31008602"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51. Davis BR, Ford CE. The Hypertension Detection Follow-up Program. In: Black HR, editor. </w:t>
      </w:r>
      <w:r>
        <w:rPr>
          <w:rFonts w:ascii="AdvPAD41" w:hAnsi="AdvPAD41" w:cs="AdvPAD41"/>
          <w:sz w:val="16"/>
          <w:szCs w:val="16"/>
        </w:rPr>
        <w:t>Clinical trials in hypertension</w:t>
      </w:r>
      <w:r>
        <w:rPr>
          <w:rFonts w:ascii="AdvPAD40" w:hAnsi="AdvPAD40" w:cs="AdvPAD40"/>
          <w:sz w:val="16"/>
          <w:szCs w:val="16"/>
        </w:rPr>
        <w:t xml:space="preserve">. New York: Marcel Dekker, </w:t>
      </w:r>
      <w:proofErr w:type="spellStart"/>
      <w:r>
        <w:rPr>
          <w:rFonts w:ascii="AdvPAD40" w:hAnsi="AdvPAD40" w:cs="AdvPAD40"/>
          <w:sz w:val="16"/>
          <w:szCs w:val="16"/>
        </w:rPr>
        <w:t>Inc</w:t>
      </w:r>
      <w:proofErr w:type="spellEnd"/>
      <w:r>
        <w:rPr>
          <w:rFonts w:ascii="AdvPAD40" w:hAnsi="AdvPAD40" w:cs="AdvPAD40"/>
          <w:sz w:val="16"/>
          <w:szCs w:val="16"/>
        </w:rPr>
        <w:t>; 2001. pp. 7–60.</w:t>
      </w:r>
    </w:p>
    <w:p w14:paraId="7C21B95D"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52. </w:t>
      </w:r>
      <w:proofErr w:type="spellStart"/>
      <w:r>
        <w:rPr>
          <w:rFonts w:ascii="AdvPAD40" w:hAnsi="AdvPAD40" w:cs="AdvPAD40"/>
          <w:sz w:val="16"/>
          <w:szCs w:val="16"/>
        </w:rPr>
        <w:t>Neaton</w:t>
      </w:r>
      <w:proofErr w:type="spellEnd"/>
      <w:r>
        <w:rPr>
          <w:rFonts w:ascii="AdvPAD40" w:hAnsi="AdvPAD40" w:cs="AdvPAD40"/>
          <w:sz w:val="16"/>
          <w:szCs w:val="16"/>
        </w:rPr>
        <w:t xml:space="preserve"> JD, Grimm RH Jr, </w:t>
      </w:r>
      <w:proofErr w:type="spellStart"/>
      <w:r>
        <w:rPr>
          <w:rFonts w:ascii="AdvPAD40" w:hAnsi="AdvPAD40" w:cs="AdvPAD40"/>
          <w:sz w:val="16"/>
          <w:szCs w:val="16"/>
        </w:rPr>
        <w:t>Prineas</w:t>
      </w:r>
      <w:proofErr w:type="spellEnd"/>
      <w:r>
        <w:rPr>
          <w:rFonts w:ascii="AdvPAD40" w:hAnsi="AdvPAD40" w:cs="AdvPAD40"/>
          <w:sz w:val="16"/>
          <w:szCs w:val="16"/>
        </w:rPr>
        <w:t xml:space="preserve"> RJ, </w:t>
      </w:r>
      <w:proofErr w:type="spellStart"/>
      <w:r>
        <w:rPr>
          <w:rFonts w:ascii="AdvPAD40" w:hAnsi="AdvPAD40" w:cs="AdvPAD40"/>
          <w:sz w:val="16"/>
          <w:szCs w:val="16"/>
        </w:rPr>
        <w:t>Stamler</w:t>
      </w:r>
      <w:proofErr w:type="spellEnd"/>
      <w:r>
        <w:rPr>
          <w:rFonts w:ascii="AdvPAD40" w:hAnsi="AdvPAD40" w:cs="AdvPAD40"/>
          <w:sz w:val="16"/>
          <w:szCs w:val="16"/>
        </w:rPr>
        <w:t xml:space="preserve"> J, </w:t>
      </w:r>
      <w:proofErr w:type="spellStart"/>
      <w:r>
        <w:rPr>
          <w:rFonts w:ascii="AdvPAD40" w:hAnsi="AdvPAD40" w:cs="AdvPAD40"/>
          <w:sz w:val="16"/>
          <w:szCs w:val="16"/>
        </w:rPr>
        <w:t>Grandits</w:t>
      </w:r>
      <w:proofErr w:type="spellEnd"/>
      <w:r>
        <w:rPr>
          <w:rFonts w:ascii="AdvPAD40" w:hAnsi="AdvPAD40" w:cs="AdvPAD40"/>
          <w:sz w:val="16"/>
          <w:szCs w:val="16"/>
        </w:rPr>
        <w:t xml:space="preserve"> GA, Elmer PJ, </w:t>
      </w:r>
      <w:r>
        <w:rPr>
          <w:rFonts w:ascii="AdvPAD41" w:hAnsi="AdvPAD41" w:cs="AdvPAD41"/>
          <w:sz w:val="16"/>
          <w:szCs w:val="16"/>
        </w:rPr>
        <w:t xml:space="preserve">et al. </w:t>
      </w:r>
      <w:r>
        <w:rPr>
          <w:rFonts w:ascii="AdvPAD40" w:hAnsi="AdvPAD40" w:cs="AdvPAD40"/>
          <w:sz w:val="16"/>
          <w:szCs w:val="16"/>
        </w:rPr>
        <w:t xml:space="preserve">Treatment of Mild Hypertension Study. Final </w:t>
      </w:r>
      <w:r>
        <w:rPr>
          <w:rFonts w:ascii="AdvPAD40" w:hAnsi="AdvPAD40" w:cs="AdvPAD40"/>
          <w:sz w:val="16"/>
          <w:szCs w:val="16"/>
        </w:rPr>
        <w:lastRenderedPageBreak/>
        <w:t xml:space="preserve">results. Treatment of Mild Hypertension Study Research Group. </w:t>
      </w:r>
      <w:r>
        <w:rPr>
          <w:rFonts w:ascii="AdvPAD41" w:hAnsi="AdvPAD41" w:cs="AdvPAD41"/>
          <w:sz w:val="16"/>
          <w:szCs w:val="16"/>
        </w:rPr>
        <w:t xml:space="preserve">JAMA </w:t>
      </w:r>
      <w:r>
        <w:rPr>
          <w:rFonts w:ascii="AdvPAD40" w:hAnsi="AdvPAD40" w:cs="AdvPAD40"/>
          <w:sz w:val="16"/>
          <w:szCs w:val="16"/>
        </w:rPr>
        <w:t>1993; 270:713–724.</w:t>
      </w:r>
    </w:p>
    <w:p w14:paraId="34D11F4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53. DREAM Trial Investigators. Effects of </w:t>
      </w:r>
      <w:proofErr w:type="spellStart"/>
      <w:r>
        <w:rPr>
          <w:rFonts w:ascii="AdvPAD40" w:hAnsi="AdvPAD40" w:cs="AdvPAD40"/>
          <w:sz w:val="16"/>
          <w:szCs w:val="16"/>
        </w:rPr>
        <w:t>ramipril</w:t>
      </w:r>
      <w:proofErr w:type="spellEnd"/>
      <w:r>
        <w:rPr>
          <w:rFonts w:ascii="AdvPAD40" w:hAnsi="AdvPAD40" w:cs="AdvPAD40"/>
          <w:sz w:val="16"/>
          <w:szCs w:val="16"/>
        </w:rPr>
        <w:t xml:space="preserve"> and rosiglitazone on cardiovascular and renal outcomes in people with impaired glucose tolerance or impaired fasting glucose: results of the Diabetes Reduction Assessment with </w:t>
      </w:r>
      <w:proofErr w:type="spellStart"/>
      <w:r>
        <w:rPr>
          <w:rFonts w:ascii="AdvPAD40" w:hAnsi="AdvPAD40" w:cs="AdvPAD40"/>
          <w:sz w:val="16"/>
          <w:szCs w:val="16"/>
        </w:rPr>
        <w:t>ramipril</w:t>
      </w:r>
      <w:proofErr w:type="spellEnd"/>
      <w:r>
        <w:rPr>
          <w:rFonts w:ascii="AdvPAD40" w:hAnsi="AdvPAD40" w:cs="AdvPAD40"/>
          <w:sz w:val="16"/>
          <w:szCs w:val="16"/>
        </w:rPr>
        <w:t xml:space="preserve"> and rosiglitazone Medication (DREAM) trial. </w:t>
      </w:r>
      <w:r>
        <w:rPr>
          <w:rFonts w:ascii="AdvPAD41" w:hAnsi="AdvPAD41" w:cs="AdvPAD41"/>
          <w:sz w:val="16"/>
          <w:szCs w:val="16"/>
        </w:rPr>
        <w:t xml:space="preserve">Diabetes Care </w:t>
      </w:r>
      <w:r>
        <w:rPr>
          <w:rFonts w:ascii="AdvPAD40" w:hAnsi="AdvPAD40" w:cs="AdvPAD40"/>
          <w:sz w:val="16"/>
          <w:szCs w:val="16"/>
        </w:rPr>
        <w:t>2008; 31:1007–1014.</w:t>
      </w:r>
    </w:p>
    <w:p w14:paraId="55AA597C"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54. The PEACE Trial Investigators. Angiotensin-converting-enzyme inhibition in stable coronary artery disease. </w:t>
      </w:r>
      <w:r>
        <w:rPr>
          <w:rFonts w:ascii="AdvPAD41" w:hAnsi="AdvPAD41" w:cs="AdvPAD41"/>
          <w:sz w:val="16"/>
          <w:szCs w:val="16"/>
        </w:rPr>
        <w:t xml:space="preserve">N </w:t>
      </w:r>
      <w:proofErr w:type="spellStart"/>
      <w:r>
        <w:rPr>
          <w:rFonts w:ascii="AdvPAD41" w:hAnsi="AdvPAD41" w:cs="AdvPAD41"/>
          <w:sz w:val="16"/>
          <w:szCs w:val="16"/>
        </w:rPr>
        <w:t>Engl</w:t>
      </w:r>
      <w:proofErr w:type="spellEnd"/>
      <w:r>
        <w:rPr>
          <w:rFonts w:ascii="AdvPAD41" w:hAnsi="AdvPAD41" w:cs="AdvPAD41"/>
          <w:sz w:val="16"/>
          <w:szCs w:val="16"/>
        </w:rPr>
        <w:t xml:space="preserve"> J Med </w:t>
      </w:r>
      <w:r>
        <w:rPr>
          <w:rFonts w:ascii="AdvPAD40" w:hAnsi="AdvPAD40" w:cs="AdvPAD40"/>
          <w:sz w:val="16"/>
          <w:szCs w:val="16"/>
        </w:rPr>
        <w:t>2004; 351:2058–2068.</w:t>
      </w:r>
    </w:p>
    <w:p w14:paraId="0337D0B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55. Blood Pressure Lowering Treatment </w:t>
      </w:r>
      <w:proofErr w:type="spellStart"/>
      <w:r>
        <w:rPr>
          <w:rFonts w:ascii="AdvPAD40" w:hAnsi="AdvPAD40" w:cs="AdvPAD40"/>
          <w:sz w:val="16"/>
          <w:szCs w:val="16"/>
        </w:rPr>
        <w:t>Trialists</w:t>
      </w:r>
      <w:proofErr w:type="spellEnd"/>
      <w:r>
        <w:rPr>
          <w:rFonts w:ascii="AdvPAD40" w:hAnsi="AdvPAD40" w:cs="AdvPAD40"/>
          <w:sz w:val="16"/>
          <w:szCs w:val="16"/>
        </w:rPr>
        <w:t xml:space="preserve">’ Collaboration. Blood pressure-lowering treatment based on cardiovascular risk: a </w:t>
      </w:r>
      <w:proofErr w:type="spellStart"/>
      <w:r>
        <w:rPr>
          <w:rFonts w:ascii="AdvPAD40" w:hAnsi="AdvPAD40" w:cs="AdvPAD40"/>
          <w:sz w:val="16"/>
          <w:szCs w:val="16"/>
        </w:rPr>
        <w:t>metaanalysis</w:t>
      </w:r>
      <w:proofErr w:type="spellEnd"/>
      <w:r>
        <w:rPr>
          <w:rFonts w:ascii="AdvPAD40" w:hAnsi="AdvPAD40" w:cs="AdvPAD40"/>
          <w:sz w:val="16"/>
          <w:szCs w:val="16"/>
        </w:rPr>
        <w:t xml:space="preserve"> of individual patient data. </w:t>
      </w:r>
      <w:r>
        <w:rPr>
          <w:rFonts w:ascii="AdvPAD41" w:hAnsi="AdvPAD41" w:cs="AdvPAD41"/>
          <w:sz w:val="16"/>
          <w:szCs w:val="16"/>
        </w:rPr>
        <w:t xml:space="preserve">Lancet </w:t>
      </w:r>
      <w:r>
        <w:rPr>
          <w:rFonts w:ascii="AdvPAD40" w:hAnsi="AdvPAD40" w:cs="AdvPAD40"/>
          <w:sz w:val="16"/>
          <w:szCs w:val="16"/>
        </w:rPr>
        <w:t>2014; 384:591–598.</w:t>
      </w:r>
    </w:p>
    <w:p w14:paraId="0F4E370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56. </w:t>
      </w:r>
      <w:proofErr w:type="spellStart"/>
      <w:r>
        <w:rPr>
          <w:rFonts w:ascii="AdvPAD40" w:hAnsi="AdvPAD40" w:cs="AdvPAD40"/>
          <w:sz w:val="16"/>
          <w:szCs w:val="16"/>
        </w:rPr>
        <w:t>Brunstro¨m</w:t>
      </w:r>
      <w:proofErr w:type="spellEnd"/>
      <w:r>
        <w:rPr>
          <w:rFonts w:ascii="AdvPAD40" w:hAnsi="AdvPAD40" w:cs="AdvPAD40"/>
          <w:sz w:val="16"/>
          <w:szCs w:val="16"/>
        </w:rPr>
        <w:t xml:space="preserve"> M, </w:t>
      </w:r>
      <w:proofErr w:type="spellStart"/>
      <w:r>
        <w:rPr>
          <w:rFonts w:ascii="AdvPAD40" w:hAnsi="AdvPAD40" w:cs="AdvPAD40"/>
          <w:sz w:val="16"/>
          <w:szCs w:val="16"/>
        </w:rPr>
        <w:t>Carlberg</w:t>
      </w:r>
      <w:proofErr w:type="spellEnd"/>
      <w:r>
        <w:rPr>
          <w:rFonts w:ascii="AdvPAD40" w:hAnsi="AdvPAD40" w:cs="AdvPAD40"/>
          <w:sz w:val="16"/>
          <w:szCs w:val="16"/>
        </w:rPr>
        <w:t xml:space="preserve"> B. Lower blood pressure targets: to whom do they apply? </w:t>
      </w:r>
      <w:r>
        <w:rPr>
          <w:rFonts w:ascii="AdvPAD41" w:hAnsi="AdvPAD41" w:cs="AdvPAD41"/>
          <w:sz w:val="16"/>
          <w:szCs w:val="16"/>
        </w:rPr>
        <w:t xml:space="preserve">Lancet </w:t>
      </w:r>
      <w:r>
        <w:rPr>
          <w:rFonts w:ascii="AdvPAD40" w:hAnsi="AdvPAD40" w:cs="AdvPAD40"/>
          <w:sz w:val="16"/>
          <w:szCs w:val="16"/>
        </w:rPr>
        <w:t xml:space="preserve">2015; </w:t>
      </w:r>
      <w:proofErr w:type="spellStart"/>
      <w:r>
        <w:rPr>
          <w:rFonts w:ascii="AdvPAD40" w:hAnsi="AdvPAD40" w:cs="AdvPAD40"/>
          <w:sz w:val="16"/>
          <w:szCs w:val="16"/>
        </w:rPr>
        <w:t>doi</w:t>
      </w:r>
      <w:proofErr w:type="spellEnd"/>
      <w:r>
        <w:rPr>
          <w:rFonts w:ascii="AdvPAD40" w:hAnsi="AdvPAD40" w:cs="AdvPAD40"/>
          <w:sz w:val="16"/>
          <w:szCs w:val="16"/>
        </w:rPr>
        <w:t>: 10.1016/S0140-6736(15)00816-8.</w:t>
      </w:r>
    </w:p>
    <w:p w14:paraId="46A1AC69"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57. </w:t>
      </w:r>
      <w:proofErr w:type="spellStart"/>
      <w:r>
        <w:rPr>
          <w:rFonts w:ascii="AdvPAD40" w:hAnsi="AdvPAD40" w:cs="AdvPAD40"/>
          <w:sz w:val="16"/>
          <w:szCs w:val="16"/>
        </w:rPr>
        <w:t>Zanchetti</w:t>
      </w:r>
      <w:proofErr w:type="spellEnd"/>
      <w:r>
        <w:rPr>
          <w:rFonts w:ascii="AdvPAD40" w:hAnsi="AdvPAD40" w:cs="AdvPAD40"/>
          <w:sz w:val="16"/>
          <w:szCs w:val="16"/>
        </w:rPr>
        <w:t xml:space="preserve"> A, Liu L, </w:t>
      </w:r>
      <w:proofErr w:type="spellStart"/>
      <w:r>
        <w:rPr>
          <w:rFonts w:ascii="AdvPAD40" w:hAnsi="AdvPAD40" w:cs="AdvPAD40"/>
          <w:sz w:val="16"/>
          <w:szCs w:val="16"/>
        </w:rPr>
        <w:t>Mancia</w:t>
      </w:r>
      <w:proofErr w:type="spellEnd"/>
      <w:r>
        <w:rPr>
          <w:rFonts w:ascii="AdvPAD40" w:hAnsi="AdvPAD40" w:cs="AdvPAD40"/>
          <w:sz w:val="16"/>
          <w:szCs w:val="16"/>
        </w:rPr>
        <w:t xml:space="preserve"> G,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Grassi</w:t>
      </w:r>
      <w:proofErr w:type="spellEnd"/>
      <w:r>
        <w:rPr>
          <w:rFonts w:ascii="AdvPAD40" w:hAnsi="AdvPAD40" w:cs="AdvPAD40"/>
          <w:sz w:val="16"/>
          <w:szCs w:val="16"/>
        </w:rPr>
        <w:t xml:space="preserve"> G, </w:t>
      </w:r>
      <w:proofErr w:type="spellStart"/>
      <w:r>
        <w:rPr>
          <w:rFonts w:ascii="AdvPAD40" w:hAnsi="AdvPAD40" w:cs="AdvPAD40"/>
          <w:sz w:val="16"/>
          <w:szCs w:val="16"/>
        </w:rPr>
        <w:t>Stramba-Badiale</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Blood pressure and low-density lipoprotein-cholesterol lowering for prevention of strokes and cognitive decline: a review of available trial evidence.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2014; 32:1741–1750.</w:t>
      </w:r>
    </w:p>
    <w:p w14:paraId="436010B6"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58. </w:t>
      </w:r>
      <w:proofErr w:type="spellStart"/>
      <w:r>
        <w:rPr>
          <w:rFonts w:ascii="AdvPAD40" w:hAnsi="AdvPAD40" w:cs="AdvPAD40"/>
          <w:sz w:val="16"/>
          <w:szCs w:val="16"/>
        </w:rPr>
        <w:t>Mancia</w:t>
      </w:r>
      <w:proofErr w:type="spellEnd"/>
      <w:r>
        <w:rPr>
          <w:rFonts w:ascii="AdvPAD40" w:hAnsi="AdvPAD40" w:cs="AdvPAD40"/>
          <w:sz w:val="16"/>
          <w:szCs w:val="16"/>
        </w:rPr>
        <w:t xml:space="preserve"> G, </w:t>
      </w:r>
      <w:proofErr w:type="spellStart"/>
      <w:r>
        <w:rPr>
          <w:rFonts w:ascii="AdvPAD40" w:hAnsi="AdvPAD40" w:cs="AdvPAD40"/>
          <w:sz w:val="16"/>
          <w:szCs w:val="16"/>
        </w:rPr>
        <w:t>Fagard</w:t>
      </w:r>
      <w:proofErr w:type="spellEnd"/>
      <w:r>
        <w:rPr>
          <w:rFonts w:ascii="AdvPAD40" w:hAnsi="AdvPAD40" w:cs="AdvPAD40"/>
          <w:sz w:val="16"/>
          <w:szCs w:val="16"/>
        </w:rPr>
        <w:t xml:space="preserve"> R, </w:t>
      </w:r>
      <w:proofErr w:type="spellStart"/>
      <w:r>
        <w:rPr>
          <w:rFonts w:ascii="AdvPAD40" w:hAnsi="AdvPAD40" w:cs="AdvPAD40"/>
          <w:sz w:val="16"/>
          <w:szCs w:val="16"/>
        </w:rPr>
        <w:t>Narkiewicz</w:t>
      </w:r>
      <w:proofErr w:type="spellEnd"/>
      <w:r>
        <w:rPr>
          <w:rFonts w:ascii="AdvPAD40" w:hAnsi="AdvPAD40" w:cs="AdvPAD40"/>
          <w:sz w:val="16"/>
          <w:szCs w:val="16"/>
        </w:rPr>
        <w:t xml:space="preserve"> K, </w:t>
      </w:r>
      <w:proofErr w:type="spellStart"/>
      <w:r>
        <w:rPr>
          <w:rFonts w:ascii="AdvPAD40" w:hAnsi="AdvPAD40" w:cs="AdvPAD40"/>
          <w:sz w:val="16"/>
          <w:szCs w:val="16"/>
        </w:rPr>
        <w:t>Redo´n</w:t>
      </w:r>
      <w:proofErr w:type="spellEnd"/>
      <w:r>
        <w:rPr>
          <w:rFonts w:ascii="AdvPAD40" w:hAnsi="AdvPAD40" w:cs="AdvPAD40"/>
          <w:sz w:val="16"/>
          <w:szCs w:val="16"/>
        </w:rPr>
        <w:t xml:space="preserve"> J, </w:t>
      </w:r>
      <w:proofErr w:type="spellStart"/>
      <w:r>
        <w:rPr>
          <w:rFonts w:ascii="AdvPAD40" w:hAnsi="AdvPAD40" w:cs="AdvPAD40"/>
          <w:sz w:val="16"/>
          <w:szCs w:val="16"/>
        </w:rPr>
        <w:t>Zanchetti</w:t>
      </w:r>
      <w:proofErr w:type="spellEnd"/>
      <w:r>
        <w:rPr>
          <w:rFonts w:ascii="AdvPAD40" w:hAnsi="AdvPAD40" w:cs="AdvPAD40"/>
          <w:sz w:val="16"/>
          <w:szCs w:val="16"/>
        </w:rPr>
        <w:t xml:space="preserve"> A, </w:t>
      </w:r>
      <w:proofErr w:type="spellStart"/>
      <w:r>
        <w:rPr>
          <w:rFonts w:ascii="AdvPAD40" w:hAnsi="AdvPAD40" w:cs="AdvPAD40"/>
          <w:sz w:val="16"/>
          <w:szCs w:val="16"/>
        </w:rPr>
        <w:t>Bo¨hm</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The Task Force for the management of arterial hypertension of the European Society of Hypertension (ESH) and of the European Society of Cardiology (ESC). 2013 ESH/ESC Guidelines for the management of arterial hypertension.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2013; 31:1281–1357.</w:t>
      </w:r>
    </w:p>
    <w:p w14:paraId="576DE46B"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59. James PA, </w:t>
      </w:r>
      <w:proofErr w:type="spellStart"/>
      <w:r>
        <w:rPr>
          <w:rFonts w:ascii="AdvPAD40" w:hAnsi="AdvPAD40" w:cs="AdvPAD40"/>
          <w:sz w:val="16"/>
          <w:szCs w:val="16"/>
        </w:rPr>
        <w:t>Oparil</w:t>
      </w:r>
      <w:proofErr w:type="spellEnd"/>
      <w:r>
        <w:rPr>
          <w:rFonts w:ascii="AdvPAD40" w:hAnsi="AdvPAD40" w:cs="AdvPAD40"/>
          <w:sz w:val="16"/>
          <w:szCs w:val="16"/>
        </w:rPr>
        <w:t xml:space="preserve"> S, Carter BL, Cushman WC, Dennison-</w:t>
      </w:r>
      <w:proofErr w:type="spellStart"/>
      <w:r>
        <w:rPr>
          <w:rFonts w:ascii="AdvPAD40" w:hAnsi="AdvPAD40" w:cs="AdvPAD40"/>
          <w:sz w:val="16"/>
          <w:szCs w:val="16"/>
        </w:rPr>
        <w:t>Himmelfarb</w:t>
      </w:r>
      <w:proofErr w:type="spellEnd"/>
      <w:r>
        <w:rPr>
          <w:rFonts w:ascii="AdvPAD40" w:hAnsi="AdvPAD40" w:cs="AdvPAD40"/>
          <w:sz w:val="16"/>
          <w:szCs w:val="16"/>
        </w:rPr>
        <w:t xml:space="preserve"> C, Handler J, </w:t>
      </w:r>
      <w:r>
        <w:rPr>
          <w:rFonts w:ascii="AdvPAD41" w:hAnsi="AdvPAD41" w:cs="AdvPAD41"/>
          <w:sz w:val="16"/>
          <w:szCs w:val="16"/>
        </w:rPr>
        <w:t xml:space="preserve">et al. </w:t>
      </w:r>
      <w:r>
        <w:rPr>
          <w:rFonts w:ascii="AdvPAD40" w:hAnsi="AdvPAD40" w:cs="AdvPAD40"/>
          <w:sz w:val="16"/>
          <w:szCs w:val="16"/>
        </w:rPr>
        <w:t xml:space="preserve">2014 evidence-based guideline for the management of high blood pressure in adults. Report from the panel members appointed to the Eighth Joint National Committee (JNC 8). </w:t>
      </w:r>
      <w:r>
        <w:rPr>
          <w:rFonts w:ascii="AdvPAD41" w:hAnsi="AdvPAD41" w:cs="AdvPAD41"/>
          <w:sz w:val="16"/>
          <w:szCs w:val="16"/>
        </w:rPr>
        <w:t xml:space="preserve">JAMA </w:t>
      </w:r>
      <w:r>
        <w:rPr>
          <w:rFonts w:ascii="AdvPAD40" w:hAnsi="AdvPAD40" w:cs="AdvPAD40"/>
          <w:sz w:val="16"/>
          <w:szCs w:val="16"/>
        </w:rPr>
        <w:t>2014; 311:507–520.</w:t>
      </w:r>
    </w:p>
    <w:p w14:paraId="2DE0AF98"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60. Weber MA, </w:t>
      </w:r>
      <w:proofErr w:type="spellStart"/>
      <w:r>
        <w:rPr>
          <w:rFonts w:ascii="AdvPAD40" w:hAnsi="AdvPAD40" w:cs="AdvPAD40"/>
          <w:sz w:val="16"/>
          <w:szCs w:val="16"/>
        </w:rPr>
        <w:t>Schiffrin</w:t>
      </w:r>
      <w:proofErr w:type="spellEnd"/>
      <w:r>
        <w:rPr>
          <w:rFonts w:ascii="AdvPAD40" w:hAnsi="AdvPAD40" w:cs="AdvPAD40"/>
          <w:sz w:val="16"/>
          <w:szCs w:val="16"/>
        </w:rPr>
        <w:t xml:space="preserve"> EL, White B, Mann S, </w:t>
      </w:r>
      <w:proofErr w:type="spellStart"/>
      <w:r>
        <w:rPr>
          <w:rFonts w:ascii="AdvPAD40" w:hAnsi="AdvPAD40" w:cs="AdvPAD40"/>
          <w:sz w:val="16"/>
          <w:szCs w:val="16"/>
        </w:rPr>
        <w:t>Lindholm</w:t>
      </w:r>
      <w:proofErr w:type="spellEnd"/>
      <w:r>
        <w:rPr>
          <w:rFonts w:ascii="AdvPAD40" w:hAnsi="AdvPAD40" w:cs="AdvPAD40"/>
          <w:sz w:val="16"/>
          <w:szCs w:val="16"/>
        </w:rPr>
        <w:t xml:space="preserve"> L, </w:t>
      </w:r>
      <w:proofErr w:type="spellStart"/>
      <w:r>
        <w:rPr>
          <w:rFonts w:ascii="AdvPAD40" w:hAnsi="AdvPAD40" w:cs="AdvPAD40"/>
          <w:sz w:val="16"/>
          <w:szCs w:val="16"/>
        </w:rPr>
        <w:t>Kenerson</w:t>
      </w:r>
      <w:proofErr w:type="spellEnd"/>
      <w:r>
        <w:rPr>
          <w:rFonts w:ascii="AdvPAD40" w:hAnsi="AdvPAD40" w:cs="AdvPAD40"/>
          <w:sz w:val="16"/>
          <w:szCs w:val="16"/>
        </w:rPr>
        <w:t xml:space="preserve"> JG, </w:t>
      </w:r>
      <w:r>
        <w:rPr>
          <w:rFonts w:ascii="AdvPAD41" w:hAnsi="AdvPAD41" w:cs="AdvPAD41"/>
          <w:sz w:val="16"/>
          <w:szCs w:val="16"/>
        </w:rPr>
        <w:t xml:space="preserve">et al. </w:t>
      </w:r>
      <w:r>
        <w:rPr>
          <w:rFonts w:ascii="AdvPAD40" w:hAnsi="AdvPAD40" w:cs="AdvPAD40"/>
          <w:sz w:val="16"/>
          <w:szCs w:val="16"/>
        </w:rPr>
        <w:t xml:space="preserve">Clinical practice guidelines for the management of hypertension in the community: a statement by the American Society of Hypertension and the International Society of Hypertension.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proofErr w:type="gramStart"/>
      <w:r>
        <w:rPr>
          <w:rFonts w:ascii="AdvPAD40" w:hAnsi="AdvPAD40" w:cs="AdvPAD40"/>
          <w:sz w:val="16"/>
          <w:szCs w:val="16"/>
        </w:rPr>
        <w:t>2014;32:3</w:t>
      </w:r>
      <w:proofErr w:type="gramEnd"/>
      <w:r>
        <w:rPr>
          <w:rFonts w:ascii="AdvPAD40" w:hAnsi="AdvPAD40" w:cs="AdvPAD40"/>
          <w:sz w:val="16"/>
          <w:szCs w:val="16"/>
        </w:rPr>
        <w:t>–15.</w:t>
      </w:r>
    </w:p>
    <w:p w14:paraId="1FBD2214"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61. </w:t>
      </w:r>
      <w:proofErr w:type="spellStart"/>
      <w:r>
        <w:rPr>
          <w:rFonts w:ascii="AdvPAD40" w:hAnsi="AdvPAD40" w:cs="AdvPAD40"/>
          <w:sz w:val="16"/>
          <w:szCs w:val="16"/>
        </w:rPr>
        <w:t>Zanchetti</w:t>
      </w:r>
      <w:proofErr w:type="spellEnd"/>
      <w:r>
        <w:rPr>
          <w:rFonts w:ascii="AdvPAD40" w:hAnsi="AdvPAD40" w:cs="AdvPAD40"/>
          <w:sz w:val="16"/>
          <w:szCs w:val="16"/>
        </w:rPr>
        <w:t xml:space="preserve"> A. Hypertension meta-analyses: first rank evidence or second hand information? </w:t>
      </w:r>
      <w:r>
        <w:rPr>
          <w:rFonts w:ascii="AdvPAD41" w:hAnsi="AdvPAD41" w:cs="AdvPAD41"/>
          <w:sz w:val="16"/>
          <w:szCs w:val="16"/>
        </w:rPr>
        <w:t xml:space="preserve">Nat Rev </w:t>
      </w:r>
      <w:proofErr w:type="spellStart"/>
      <w:r>
        <w:rPr>
          <w:rFonts w:ascii="AdvPAD41" w:hAnsi="AdvPAD41" w:cs="AdvPAD41"/>
          <w:sz w:val="16"/>
          <w:szCs w:val="16"/>
        </w:rPr>
        <w:t>Cardiol</w:t>
      </w:r>
      <w:proofErr w:type="spellEnd"/>
      <w:r>
        <w:rPr>
          <w:rFonts w:ascii="AdvPAD41" w:hAnsi="AdvPAD41" w:cs="AdvPAD41"/>
          <w:sz w:val="16"/>
          <w:szCs w:val="16"/>
        </w:rPr>
        <w:t xml:space="preserve"> </w:t>
      </w:r>
      <w:r>
        <w:rPr>
          <w:rFonts w:ascii="AdvPAD40" w:hAnsi="AdvPAD40" w:cs="AdvPAD40"/>
          <w:sz w:val="16"/>
          <w:szCs w:val="16"/>
        </w:rPr>
        <w:t>2011; 8:249–251.</w:t>
      </w:r>
    </w:p>
    <w:p w14:paraId="35D11429" w14:textId="77777777" w:rsidR="0067239B" w:rsidRDefault="00367850">
      <w:pPr>
        <w:autoSpaceDE w:val="0"/>
        <w:autoSpaceDN w:val="0"/>
        <w:adjustRightInd w:val="0"/>
        <w:rPr>
          <w:rFonts w:ascii="AdvPAD40" w:hAnsi="AdvPAD40" w:cs="AdvPAD40"/>
          <w:sz w:val="16"/>
          <w:szCs w:val="16"/>
        </w:rPr>
      </w:pPr>
      <w:r>
        <w:rPr>
          <w:rFonts w:ascii="AdvPAD40" w:hAnsi="AdvPAD40" w:cs="AdvPAD40"/>
          <w:sz w:val="16"/>
          <w:szCs w:val="16"/>
        </w:rPr>
        <w:t xml:space="preserve">62. </w:t>
      </w:r>
      <w:proofErr w:type="spellStart"/>
      <w:r>
        <w:rPr>
          <w:rFonts w:ascii="AdvPAD40" w:hAnsi="AdvPAD40" w:cs="AdvPAD40"/>
          <w:sz w:val="16"/>
          <w:szCs w:val="16"/>
        </w:rPr>
        <w:t>Zanchetti</w:t>
      </w:r>
      <w:proofErr w:type="spellEnd"/>
      <w:r>
        <w:rPr>
          <w:rFonts w:ascii="AdvPAD40" w:hAnsi="AdvPAD40" w:cs="AdvPAD40"/>
          <w:sz w:val="16"/>
          <w:szCs w:val="16"/>
        </w:rPr>
        <w:t xml:space="preserve"> A, Liu L, </w:t>
      </w:r>
      <w:proofErr w:type="spellStart"/>
      <w:r>
        <w:rPr>
          <w:rFonts w:ascii="AdvPAD40" w:hAnsi="AdvPAD40" w:cs="AdvPAD40"/>
          <w:sz w:val="16"/>
          <w:szCs w:val="16"/>
        </w:rPr>
        <w:t>Mancia</w:t>
      </w:r>
      <w:proofErr w:type="spellEnd"/>
      <w:r>
        <w:rPr>
          <w:rFonts w:ascii="AdvPAD40" w:hAnsi="AdvPAD40" w:cs="AdvPAD40"/>
          <w:sz w:val="16"/>
          <w:szCs w:val="16"/>
        </w:rPr>
        <w:t xml:space="preserve"> G,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Grassi</w:t>
      </w:r>
      <w:proofErr w:type="spellEnd"/>
      <w:r>
        <w:rPr>
          <w:rFonts w:ascii="AdvPAD40" w:hAnsi="AdvPAD40" w:cs="AdvPAD40"/>
          <w:sz w:val="16"/>
          <w:szCs w:val="16"/>
        </w:rPr>
        <w:t xml:space="preserve"> G, </w:t>
      </w:r>
      <w:proofErr w:type="spellStart"/>
      <w:r>
        <w:rPr>
          <w:rFonts w:ascii="AdvPAD40" w:hAnsi="AdvPAD40" w:cs="AdvPAD40"/>
          <w:sz w:val="16"/>
          <w:szCs w:val="16"/>
        </w:rPr>
        <w:t>Stramba-Badiale</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Continuation of the ESH-CHL-SHOT trial after publication of the SPRINT. Rationale for further study on blood pressure targets of antihypertensive treatment after stroke.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2016; 34:393–396.</w:t>
      </w:r>
    </w:p>
    <w:p w14:paraId="30FF39E5" w14:textId="77777777" w:rsidR="0067239B" w:rsidRDefault="00367850">
      <w:pPr>
        <w:autoSpaceDE w:val="0"/>
        <w:autoSpaceDN w:val="0"/>
        <w:adjustRightInd w:val="0"/>
      </w:pPr>
      <w:r>
        <w:rPr>
          <w:rFonts w:ascii="AdvPAD40" w:hAnsi="AdvPAD40" w:cs="AdvPAD40"/>
          <w:sz w:val="16"/>
          <w:szCs w:val="16"/>
        </w:rPr>
        <w:t xml:space="preserve">63. </w:t>
      </w:r>
      <w:proofErr w:type="spellStart"/>
      <w:r>
        <w:rPr>
          <w:rFonts w:ascii="AdvPAD40" w:hAnsi="AdvPAD40" w:cs="AdvPAD40"/>
          <w:sz w:val="16"/>
          <w:szCs w:val="16"/>
        </w:rPr>
        <w:t>Zanchetti</w:t>
      </w:r>
      <w:proofErr w:type="spellEnd"/>
      <w:r>
        <w:rPr>
          <w:rFonts w:ascii="AdvPAD40" w:hAnsi="AdvPAD40" w:cs="AdvPAD40"/>
          <w:sz w:val="16"/>
          <w:szCs w:val="16"/>
        </w:rPr>
        <w:t xml:space="preserve"> A, Liu L, </w:t>
      </w:r>
      <w:proofErr w:type="spellStart"/>
      <w:r>
        <w:rPr>
          <w:rFonts w:ascii="AdvPAD40" w:hAnsi="AdvPAD40" w:cs="AdvPAD40"/>
          <w:sz w:val="16"/>
          <w:szCs w:val="16"/>
        </w:rPr>
        <w:t>Mancia</w:t>
      </w:r>
      <w:proofErr w:type="spellEnd"/>
      <w:r>
        <w:rPr>
          <w:rFonts w:ascii="AdvPAD40" w:hAnsi="AdvPAD40" w:cs="AdvPAD40"/>
          <w:sz w:val="16"/>
          <w:szCs w:val="16"/>
        </w:rPr>
        <w:t xml:space="preserve"> G, </w:t>
      </w:r>
      <w:proofErr w:type="spellStart"/>
      <w:r>
        <w:rPr>
          <w:rFonts w:ascii="AdvPAD40" w:hAnsi="AdvPAD40" w:cs="AdvPAD40"/>
          <w:sz w:val="16"/>
          <w:szCs w:val="16"/>
        </w:rPr>
        <w:t>Parati</w:t>
      </w:r>
      <w:proofErr w:type="spellEnd"/>
      <w:r>
        <w:rPr>
          <w:rFonts w:ascii="AdvPAD40" w:hAnsi="AdvPAD40" w:cs="AdvPAD40"/>
          <w:sz w:val="16"/>
          <w:szCs w:val="16"/>
        </w:rPr>
        <w:t xml:space="preserve"> G, </w:t>
      </w:r>
      <w:proofErr w:type="spellStart"/>
      <w:r>
        <w:rPr>
          <w:rFonts w:ascii="AdvPAD40" w:hAnsi="AdvPAD40" w:cs="AdvPAD40"/>
          <w:sz w:val="16"/>
          <w:szCs w:val="16"/>
        </w:rPr>
        <w:t>Grassi</w:t>
      </w:r>
      <w:proofErr w:type="spellEnd"/>
      <w:r>
        <w:rPr>
          <w:rFonts w:ascii="AdvPAD40" w:hAnsi="AdvPAD40" w:cs="AdvPAD40"/>
          <w:sz w:val="16"/>
          <w:szCs w:val="16"/>
        </w:rPr>
        <w:t xml:space="preserve"> G, </w:t>
      </w:r>
      <w:proofErr w:type="spellStart"/>
      <w:r>
        <w:rPr>
          <w:rFonts w:ascii="AdvPAD40" w:hAnsi="AdvPAD40" w:cs="AdvPAD40"/>
          <w:sz w:val="16"/>
          <w:szCs w:val="16"/>
        </w:rPr>
        <w:t>Stramba-Badiale</w:t>
      </w:r>
      <w:proofErr w:type="spellEnd"/>
      <w:r>
        <w:rPr>
          <w:rFonts w:ascii="AdvPAD40" w:hAnsi="AdvPAD40" w:cs="AdvPAD40"/>
          <w:sz w:val="16"/>
          <w:szCs w:val="16"/>
        </w:rPr>
        <w:t xml:space="preserve"> M, </w:t>
      </w:r>
      <w:r>
        <w:rPr>
          <w:rFonts w:ascii="AdvPAD41" w:hAnsi="AdvPAD41" w:cs="AdvPAD41"/>
          <w:sz w:val="16"/>
          <w:szCs w:val="16"/>
        </w:rPr>
        <w:t xml:space="preserve">et al. </w:t>
      </w:r>
      <w:r>
        <w:rPr>
          <w:rFonts w:ascii="AdvPAD40" w:hAnsi="AdvPAD40" w:cs="AdvPAD40"/>
          <w:sz w:val="16"/>
          <w:szCs w:val="16"/>
        </w:rPr>
        <w:t xml:space="preserve">Blood pressure and LDL-cholesterol targets for prevention of recurrent strokes and cognitive decline in the hypertensive patient: design of the European Society of Hypertension-Chinese Hypertension League Stroke in Hypertension Optimal Treatment randomized trial. </w:t>
      </w:r>
      <w:r>
        <w:rPr>
          <w:rFonts w:ascii="AdvPAD41" w:hAnsi="AdvPAD41" w:cs="AdvPAD41"/>
          <w:sz w:val="16"/>
          <w:szCs w:val="16"/>
        </w:rPr>
        <w:t xml:space="preserve">J </w:t>
      </w:r>
      <w:proofErr w:type="spellStart"/>
      <w:r>
        <w:rPr>
          <w:rFonts w:ascii="AdvPAD41" w:hAnsi="AdvPAD41" w:cs="AdvPAD41"/>
          <w:sz w:val="16"/>
          <w:szCs w:val="16"/>
        </w:rPr>
        <w:t>Hypertens</w:t>
      </w:r>
      <w:proofErr w:type="spellEnd"/>
      <w:r>
        <w:rPr>
          <w:rFonts w:ascii="AdvPAD41" w:hAnsi="AdvPAD41" w:cs="AdvPAD41"/>
          <w:sz w:val="16"/>
          <w:szCs w:val="16"/>
        </w:rPr>
        <w:t xml:space="preserve"> </w:t>
      </w:r>
      <w:r>
        <w:rPr>
          <w:rFonts w:ascii="AdvPAD40" w:hAnsi="AdvPAD40" w:cs="AdvPAD40"/>
          <w:sz w:val="16"/>
          <w:szCs w:val="16"/>
        </w:rPr>
        <w:t>2014; 32:1888–1897.</w:t>
      </w:r>
    </w:p>
    <w:sectPr w:rsidR="0067239B">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dvT108">
    <w:altName w:val="宋体"/>
    <w:charset w:val="86"/>
    <w:family w:val="auto"/>
    <w:pitch w:val="default"/>
    <w:sig w:usb0="00000001" w:usb1="080E0000" w:usb2="00000010" w:usb3="00000000" w:csb0="00040000" w:csb1="00000000"/>
  </w:font>
  <w:font w:name="AdvPAD40">
    <w:altName w:val="Times New Roman"/>
    <w:charset w:val="00"/>
    <w:family w:val="auto"/>
    <w:pitch w:val="default"/>
    <w:sig w:usb0="00000003" w:usb1="00000000" w:usb2="00000000" w:usb3="00000000" w:csb0="00000001" w:csb1="00000000"/>
  </w:font>
  <w:font w:name="AdvPAD41">
    <w:altName w:val="Arial"/>
    <w:charset w:val="00"/>
    <w:family w:val="auto"/>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lly Wood">
    <w15:presenceInfo w15:providerId="Windows Live" w15:userId="7d5f3a502a5202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39B"/>
    <w:rsid w:val="000456E3"/>
    <w:rsid w:val="00235FB1"/>
    <w:rsid w:val="0028367E"/>
    <w:rsid w:val="00350646"/>
    <w:rsid w:val="00367850"/>
    <w:rsid w:val="00394E5B"/>
    <w:rsid w:val="003E0B12"/>
    <w:rsid w:val="00423591"/>
    <w:rsid w:val="00460FA5"/>
    <w:rsid w:val="00463346"/>
    <w:rsid w:val="00476128"/>
    <w:rsid w:val="004A2736"/>
    <w:rsid w:val="004C46D3"/>
    <w:rsid w:val="005830C4"/>
    <w:rsid w:val="005845C3"/>
    <w:rsid w:val="00592CCA"/>
    <w:rsid w:val="00593A28"/>
    <w:rsid w:val="005B2F41"/>
    <w:rsid w:val="00606B4F"/>
    <w:rsid w:val="006639C9"/>
    <w:rsid w:val="0067239B"/>
    <w:rsid w:val="006D4834"/>
    <w:rsid w:val="00763001"/>
    <w:rsid w:val="00984E4C"/>
    <w:rsid w:val="00A3067C"/>
    <w:rsid w:val="00AE7D93"/>
    <w:rsid w:val="00B515A0"/>
    <w:rsid w:val="00C521B2"/>
    <w:rsid w:val="00CD0DB6"/>
    <w:rsid w:val="00DD2428"/>
    <w:rsid w:val="00DE2482"/>
    <w:rsid w:val="00E75B59"/>
    <w:rsid w:val="00E92BD1"/>
    <w:rsid w:val="00E9422E"/>
    <w:rsid w:val="00F01EE0"/>
    <w:rsid w:val="00F532A0"/>
    <w:rsid w:val="00FD5286"/>
    <w:rsid w:val="00FF1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72DD84A"/>
  <w15:docId w15:val="{C8D8BF97-3759-4EBF-AE61-805EA6924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Pr>
      <w:sz w:val="18"/>
      <w:szCs w:val="18"/>
    </w:rPr>
  </w:style>
  <w:style w:type="character" w:customStyle="1" w:styleId="a6">
    <w:name w:val="页脚字符"/>
    <w:basedOn w:val="a0"/>
    <w:link w:val="a5"/>
    <w:uiPriority w:val="99"/>
    <w:rPr>
      <w:sz w:val="18"/>
      <w:szCs w:val="18"/>
    </w:rPr>
  </w:style>
  <w:style w:type="character" w:customStyle="1" w:styleId="a4">
    <w:name w:val="批注框文本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19</Pages>
  <Words>4288</Words>
  <Characters>24447</Characters>
  <Application>Microsoft Macintosh Word</Application>
  <DocSecurity>0</DocSecurity>
  <Lines>203</Lines>
  <Paragraphs>57</Paragraphs>
  <ScaleCrop>false</ScaleCrop>
  <HeadingPairs>
    <vt:vector size="2" baseType="variant">
      <vt:variant>
        <vt:lpstr>标题</vt:lpstr>
      </vt:variant>
      <vt:variant>
        <vt:i4>1</vt:i4>
      </vt:variant>
    </vt:vector>
  </HeadingPairs>
  <TitlesOfParts>
    <vt:vector size="1" baseType="lpstr">
      <vt:lpstr>综述</vt:lpstr>
    </vt:vector>
  </TitlesOfParts>
  <Company/>
  <LinksUpToDate>false</LinksUpToDate>
  <CharactersWithSpaces>28678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综述</dc:title>
  <dc:creator>LIGUOGUANG</dc:creator>
  <cp:lastModifiedBy>Molly Wood</cp:lastModifiedBy>
  <cp:revision>9</cp:revision>
  <dcterms:created xsi:type="dcterms:W3CDTF">2016-05-04T07:22:00Z</dcterms:created>
  <dcterms:modified xsi:type="dcterms:W3CDTF">2016-05-30T14:39:00Z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2052-9.1.0.4648</vt:lpwstr>
  </property>
</Properties>
</file>